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585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51"/>
        <w:gridCol w:w="6431"/>
        <w:gridCol w:w="213"/>
        <w:gridCol w:w="4521"/>
        <w:gridCol w:w="169"/>
      </w:tblGrid>
      <w:tr w:rsidR="00596FDE" w:rsidRPr="00A25AE8" w14:paraId="1126C632" w14:textId="77777777" w:rsidTr="00E641FD">
        <w:trPr>
          <w:gridAfter w:val="1"/>
          <w:wAfter w:w="169" w:type="dxa"/>
          <w:trHeight w:val="1170"/>
        </w:trPr>
        <w:tc>
          <w:tcPr>
            <w:tcW w:w="251" w:type="dxa"/>
            <w:shd w:val="clear" w:color="auto" w:fill="FFFFFF" w:themeFill="background1"/>
          </w:tcPr>
          <w:p w14:paraId="1AFC14B6" w14:textId="77777777" w:rsidR="00596FDE" w:rsidRPr="00A25AE8" w:rsidRDefault="00596FDE" w:rsidP="00A255E1">
            <w:pPr>
              <w:ind w:left="360" w:right="360"/>
              <w:rPr>
                <w:rFonts w:asciiTheme="majorHAnsi" w:hAnsiTheme="majorHAnsi" w:cstheme="minorHAnsi"/>
                <w:color w:val="000000" w:themeColor="text1"/>
                <w:sz w:val="2"/>
              </w:rPr>
            </w:pPr>
          </w:p>
          <w:p w14:paraId="53B34CCD" w14:textId="77777777" w:rsidR="00596FDE" w:rsidRPr="00A25AE8" w:rsidRDefault="00596FDE" w:rsidP="00A255E1">
            <w:pPr>
              <w:ind w:left="-108" w:right="360"/>
              <w:rPr>
                <w:rFonts w:asciiTheme="majorHAnsi" w:hAnsiTheme="majorHAnsi" w:cstheme="minorHAnsi"/>
                <w:color w:val="000000" w:themeColor="text1"/>
                <w:sz w:val="20"/>
              </w:rPr>
            </w:pPr>
          </w:p>
          <w:p w14:paraId="209647A4" w14:textId="77777777" w:rsidR="00596FDE" w:rsidRPr="00A25AE8" w:rsidRDefault="00476A5E" w:rsidP="00A255E1">
            <w:pPr>
              <w:ind w:left="-108" w:right="360"/>
              <w:rPr>
                <w:rFonts w:asciiTheme="majorHAnsi" w:hAnsiTheme="majorHAnsi" w:cstheme="minorHAnsi"/>
                <w:color w:val="000000" w:themeColor="text1"/>
                <w:sz w:val="20"/>
              </w:rPr>
            </w:pPr>
            <w:r w:rsidRPr="00A25AE8">
              <w:rPr>
                <w:rFonts w:asciiTheme="majorHAnsi" w:hAnsiTheme="majorHAnsi" w:cstheme="minorHAnsi"/>
                <w:noProof/>
                <w:color w:val="000000" w:themeColor="text1"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26BEE8F0" wp14:editId="754CD81A">
                      <wp:simplePos x="0" y="0"/>
                      <wp:positionH relativeFrom="column">
                        <wp:posOffset>-338504</wp:posOffset>
                      </wp:positionH>
                      <wp:positionV relativeFrom="paragraph">
                        <wp:posOffset>92710</wp:posOffset>
                      </wp:positionV>
                      <wp:extent cx="351303" cy="361507"/>
                      <wp:effectExtent l="0" t="0" r="10795" b="19685"/>
                      <wp:wrapNone/>
                      <wp:docPr id="9" name="Rectangl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1303" cy="361507"/>
                              </a:xfrm>
                              <a:prstGeom prst="rect">
                                <a:avLst/>
                              </a:prstGeom>
                              <a:solidFill>
                                <a:srgbClr val="7030A0"/>
                              </a:solidFill>
                              <a:ln>
                                <a:solidFill>
                                  <a:srgbClr val="0070C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8DF49E" id="Rectangle 9" o:spid="_x0000_s1026" style="position:absolute;margin-left:-26.65pt;margin-top:7.3pt;width:27.65pt;height:28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" fillcolor="#7030a0" strokecolor="#0070c0" strokeweight="2pt"/>
                  </w:pict>
                </mc:Fallback>
              </mc:AlternateContent>
            </w:r>
          </w:p>
          <w:p w14:paraId="40471906" w14:textId="719B5DB5" w:rsidR="00596FDE" w:rsidRPr="00A25AE8" w:rsidRDefault="00596FDE" w:rsidP="00A255E1">
            <w:pPr>
              <w:ind w:left="360" w:right="360"/>
              <w:rPr>
                <w:rFonts w:asciiTheme="majorHAnsi" w:hAnsiTheme="majorHAnsi" w:cstheme="minorHAnsi"/>
                <w:color w:val="000000" w:themeColor="text1"/>
                <w:sz w:val="20"/>
              </w:rPr>
            </w:pPr>
          </w:p>
        </w:tc>
        <w:tc>
          <w:tcPr>
            <w:tcW w:w="6431" w:type="dxa"/>
            <w:shd w:val="clear" w:color="auto" w:fill="FFFFFF" w:themeFill="background1"/>
          </w:tcPr>
          <w:p w14:paraId="0297C8BC" w14:textId="4F63C5FE" w:rsidR="00CE1A29" w:rsidRPr="005A48EE" w:rsidRDefault="00223291" w:rsidP="00223291">
            <w:pPr>
              <w:ind w:right="360"/>
              <w:rPr>
                <w:rFonts w:asciiTheme="majorHAnsi" w:hAnsiTheme="majorHAnsi" w:cstheme="minorHAnsi"/>
                <w:b/>
                <w:noProof/>
                <w:color w:val="4F81BD"/>
                <w:sz w:val="30"/>
                <w:szCs w:val="30"/>
              </w:rPr>
            </w:pPr>
            <w:r w:rsidRPr="005A48EE">
              <w:rPr>
                <w:rFonts w:asciiTheme="majorHAnsi" w:hAnsiTheme="majorHAnsi" w:cstheme="minorHAnsi"/>
                <w:b/>
                <w:noProof/>
                <w:color w:val="4F81BD"/>
                <w:sz w:val="36"/>
                <w:szCs w:val="36"/>
              </w:rPr>
              <w:t xml:space="preserve"> </w:t>
            </w:r>
          </w:p>
          <w:p w14:paraId="13FC87B3" w14:textId="5930A927" w:rsidR="00C20C04" w:rsidRPr="00681148" w:rsidRDefault="0034024A" w:rsidP="009005AB">
            <w:pPr>
              <w:pStyle w:val="Title"/>
              <w:spacing w:line="208" w:lineRule="auto"/>
              <w:ind w:left="0"/>
              <w:rPr>
                <w:rFonts w:ascii="Tahoma" w:hAnsi="Tahoma" w:cs="Tahoma"/>
                <w:b/>
                <w:sz w:val="44"/>
                <w:szCs w:val="44"/>
              </w:rPr>
            </w:pPr>
            <w:r>
              <w:rPr>
                <w:rFonts w:asciiTheme="majorHAnsi" w:hAnsiTheme="majorHAnsi" w:cstheme="minorHAnsi"/>
                <w:b/>
                <w:noProof/>
                <w:color w:val="4F81BD"/>
                <w:sz w:val="44"/>
                <w:szCs w:val="44"/>
              </w:rPr>
              <w:t>Appala naidu Kolli</w:t>
            </w:r>
          </w:p>
          <w:p w14:paraId="59EEA8BB" w14:textId="77777777" w:rsidR="00596FDE" w:rsidRPr="00762846" w:rsidRDefault="00596FDE" w:rsidP="00C20C04">
            <w:pPr>
              <w:ind w:right="360"/>
              <w:rPr>
                <w:rFonts w:asciiTheme="majorHAnsi" w:hAnsiTheme="majorHAnsi" w:cstheme="minorHAnsi"/>
                <w:color w:val="000000" w:themeColor="text1"/>
                <w:sz w:val="20"/>
                <w:szCs w:val="20"/>
              </w:rPr>
            </w:pPr>
          </w:p>
          <w:p w14:paraId="2890357E" w14:textId="5E532AFF" w:rsidR="006B6FF3" w:rsidRPr="006B6FF3" w:rsidRDefault="006B6FF3" w:rsidP="006B6FF3">
            <w:pPr>
              <w:overflowPunct w:val="0"/>
              <w:autoSpaceDE w:val="0"/>
              <w:autoSpaceDN w:val="0"/>
              <w:adjustRightInd w:val="0"/>
              <w:contextualSpacing/>
              <w:textAlignment w:val="baseline"/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</w:pPr>
            <w:r w:rsidRPr="006B6FF3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>M</w:t>
            </w:r>
            <w:r w:rsidR="0034024A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>CA</w:t>
            </w:r>
            <w:r w:rsidR="00BB1262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 xml:space="preserve"> </w:t>
            </w:r>
            <w:r w:rsidR="00BB1262" w:rsidRPr="006B6FF3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>|</w:t>
            </w:r>
            <w:r w:rsidRPr="006B6FF3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 xml:space="preserve"> </w:t>
            </w:r>
            <w:r w:rsidR="00136E5F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 xml:space="preserve">Data </w:t>
            </w:r>
            <w:r w:rsidR="00535B09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>Specialist</w:t>
            </w:r>
            <w:r w:rsidRPr="006B6FF3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 xml:space="preserve"> </w:t>
            </w:r>
            <w:r w:rsidR="00327D78" w:rsidRPr="006B6FF3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>|</w:t>
            </w:r>
            <w:r w:rsidR="00327D78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 xml:space="preserve"> Business Analyst</w:t>
            </w:r>
            <w:r w:rsidR="00327D78" w:rsidRPr="006B6FF3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 xml:space="preserve"> </w:t>
            </w:r>
            <w:r w:rsidRPr="006B6FF3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 xml:space="preserve">| </w:t>
            </w:r>
            <w:r w:rsidR="00B112AA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 xml:space="preserve">AMS Lead </w:t>
            </w:r>
            <w:r w:rsidRPr="006B6FF3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 xml:space="preserve">| </w:t>
            </w:r>
            <w:r w:rsidR="000D1B0B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>Dev</w:t>
            </w:r>
            <w:r w:rsidR="00535B09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>O</w:t>
            </w:r>
            <w:r w:rsidR="000D1B0B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 xml:space="preserve">ps Engineer </w:t>
            </w:r>
            <w:r w:rsidR="000D1B0B" w:rsidRPr="006B6FF3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>|</w:t>
            </w:r>
            <w:r w:rsidR="000D1B0B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 xml:space="preserve"> </w:t>
            </w:r>
            <w:proofErr w:type="spellStart"/>
            <w:r w:rsidR="00136E5F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>GS1</w:t>
            </w:r>
            <w:proofErr w:type="spellEnd"/>
            <w:r w:rsidR="00BB1262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 xml:space="preserve"> Standards</w:t>
            </w:r>
          </w:p>
          <w:p w14:paraId="112CCF6B" w14:textId="7C6778BF" w:rsidR="00647CAF" w:rsidRPr="00647CAF" w:rsidRDefault="00647CAF" w:rsidP="00647CAF">
            <w:pPr>
              <w:overflowPunct w:val="0"/>
              <w:autoSpaceDE w:val="0"/>
              <w:autoSpaceDN w:val="0"/>
              <w:adjustRightInd w:val="0"/>
              <w:contextualSpacing/>
              <w:textAlignment w:val="baseline"/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</w:pPr>
          </w:p>
          <w:p w14:paraId="0C8CFAA8" w14:textId="38F5C555" w:rsidR="00CE1A29" w:rsidRPr="00A25AE8" w:rsidRDefault="00E479FE" w:rsidP="00223291">
            <w:pPr>
              <w:pStyle w:val="TableParagraph"/>
              <w:tabs>
                <w:tab w:val="left" w:pos="2890"/>
              </w:tabs>
              <w:spacing w:before="1"/>
              <w:ind w:left="91" w:right="111" w:firstLine="0"/>
              <w:rPr>
                <w:rFonts w:asciiTheme="majorHAnsi" w:eastAsiaTheme="minorHAnsi" w:hAnsiTheme="majorHAnsi" w:cstheme="minorHAnsi"/>
                <w:spacing w:val="-4"/>
                <w:sz w:val="20"/>
                <w:szCs w:val="20"/>
              </w:rPr>
            </w:pPr>
            <w:r w:rsidRPr="00A25AE8">
              <w:rPr>
                <w:rFonts w:asciiTheme="majorHAnsi" w:hAnsiTheme="majorHAnsi" w:cstheme="minorHAnsi"/>
                <w:noProof/>
                <w:color w:val="000000" w:themeColor="text1"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39115FC" wp14:editId="1CB13D3C">
                      <wp:simplePos x="0" y="0"/>
                      <wp:positionH relativeFrom="column">
                        <wp:posOffset>-495886</wp:posOffset>
                      </wp:positionH>
                      <wp:positionV relativeFrom="paragraph">
                        <wp:posOffset>112248</wp:posOffset>
                      </wp:positionV>
                      <wp:extent cx="361950" cy="400050"/>
                      <wp:effectExtent l="0" t="0" r="19050" b="19050"/>
                      <wp:wrapNone/>
                      <wp:docPr id="10" name="Rectangle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1950" cy="4000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7030A0"/>
                              </a:solidFill>
                              <a:ln>
                                <a:solidFill>
                                  <a:srgbClr val="0070C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D2DCEC4" id="Rectangle 10" o:spid="_x0000_s1026" style="position:absolute;margin-left:-39.05pt;margin-top:8.85pt;width:28.5pt;height:31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" fillcolor="#7030a0" strokecolor="#0070c0" strokeweight="2pt"/>
                  </w:pict>
                </mc:Fallback>
              </mc:AlternateContent>
            </w:r>
          </w:p>
        </w:tc>
        <w:tc>
          <w:tcPr>
            <w:tcW w:w="4734" w:type="dxa"/>
            <w:gridSpan w:val="2"/>
            <w:shd w:val="clear" w:color="auto" w:fill="FFFFFF" w:themeFill="background1"/>
          </w:tcPr>
          <w:tbl>
            <w:tblPr>
              <w:tblStyle w:val="TableGrid"/>
              <w:tblpPr w:leftFromText="180" w:rightFromText="180" w:vertAnchor="page" w:horzAnchor="margin" w:tblpXSpec="center" w:tblpY="231"/>
              <w:tblOverlap w:val="never"/>
              <w:tblW w:w="436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364"/>
            </w:tblGrid>
            <w:tr w:rsidR="00A86893" w:rsidRPr="00A86893" w14:paraId="41C6C192" w14:textId="77777777" w:rsidTr="008C09C0">
              <w:trPr>
                <w:trHeight w:val="647"/>
              </w:trPr>
              <w:tc>
                <w:tcPr>
                  <w:tcW w:w="4364" w:type="dxa"/>
                </w:tcPr>
                <w:p w14:paraId="0C1FFA01" w14:textId="57212A14" w:rsidR="00A86893" w:rsidRPr="00C20C04" w:rsidRDefault="00A86893" w:rsidP="0034024A">
                  <w:pPr>
                    <w:pStyle w:val="BodyText"/>
                    <w:spacing w:before="17"/>
                    <w:ind w:left="720"/>
                    <w:jc w:val="right"/>
                    <w:rPr>
                      <w:rFonts w:asciiTheme="majorHAnsi" w:hAnsiTheme="majorHAnsi" w:cs="Tahoma"/>
                      <w:color w:val="000000" w:themeColor="text1"/>
                      <w:sz w:val="20"/>
                      <w:szCs w:val="20"/>
                      <w:lang w:eastAsia="en-GB"/>
                    </w:rPr>
                  </w:pPr>
                  <w:r w:rsidRPr="00C20C04">
                    <w:rPr>
                      <w:rFonts w:asciiTheme="majorHAnsi" w:hAnsiTheme="majorHAnsi" w:cs="Tahoma"/>
                      <w:color w:val="000000" w:themeColor="text1"/>
                      <w:sz w:val="20"/>
                      <w:szCs w:val="20"/>
                      <w:lang w:eastAsia="en-GB"/>
                    </w:rPr>
                    <w:t xml:space="preserve">Email: </w:t>
                  </w:r>
                  <w:proofErr w:type="spellStart"/>
                  <w:r w:rsidR="0034024A">
                    <w:rPr>
                      <w:rFonts w:asciiTheme="majorHAnsi" w:hAnsiTheme="majorHAnsi" w:cs="Tahoma"/>
                      <w:color w:val="000000" w:themeColor="text1"/>
                      <w:sz w:val="20"/>
                      <w:szCs w:val="20"/>
                      <w:lang w:eastAsia="en-GB"/>
                    </w:rPr>
                    <w:t>appalanaidukolli1992</w:t>
                  </w:r>
                  <w:r w:rsidR="00043F44">
                    <w:rPr>
                      <w:rFonts w:asciiTheme="majorHAnsi" w:hAnsiTheme="majorHAnsi" w:cs="Tahoma"/>
                      <w:color w:val="000000" w:themeColor="text1"/>
                      <w:sz w:val="20"/>
                      <w:szCs w:val="20"/>
                      <w:lang w:eastAsia="en-GB"/>
                    </w:rPr>
                    <w:t>@gmail</w:t>
                  </w:r>
                  <w:r w:rsidRPr="00C20C04">
                    <w:rPr>
                      <w:rFonts w:asciiTheme="majorHAnsi" w:hAnsiTheme="majorHAnsi" w:cs="Tahoma"/>
                      <w:color w:val="000000" w:themeColor="text1"/>
                      <w:sz w:val="20"/>
                      <w:szCs w:val="20"/>
                      <w:lang w:eastAsia="en-GB"/>
                    </w:rPr>
                    <w:t>.com</w:t>
                  </w:r>
                  <w:proofErr w:type="spellEnd"/>
                  <w:r w:rsidRPr="00C20C04">
                    <w:rPr>
                      <w:rFonts w:asciiTheme="majorHAnsi" w:hAnsiTheme="majorHAnsi" w:cs="Tahoma"/>
                      <w:color w:val="000000" w:themeColor="text1"/>
                      <w:sz w:val="20"/>
                      <w:szCs w:val="20"/>
                      <w:lang w:eastAsia="en-GB"/>
                    </w:rPr>
                    <w:t xml:space="preserve"> </w:t>
                  </w:r>
                </w:p>
              </w:tc>
            </w:tr>
            <w:tr w:rsidR="00A86893" w:rsidRPr="00A86893" w14:paraId="7BDC27F9" w14:textId="77777777" w:rsidTr="008C09C0">
              <w:trPr>
                <w:trHeight w:val="543"/>
              </w:trPr>
              <w:tc>
                <w:tcPr>
                  <w:tcW w:w="4364" w:type="dxa"/>
                </w:tcPr>
                <w:p w14:paraId="00FCC347" w14:textId="561B7B82" w:rsidR="00A86893" w:rsidRPr="00C20C04" w:rsidRDefault="0034024A" w:rsidP="00C20C04">
                  <w:pPr>
                    <w:pStyle w:val="BodyText"/>
                    <w:spacing w:before="17"/>
                    <w:jc w:val="right"/>
                    <w:rPr>
                      <w:rFonts w:asciiTheme="majorHAnsi" w:hAnsiTheme="majorHAnsi" w:cs="Tahoma"/>
                      <w:color w:val="000000" w:themeColor="text1"/>
                      <w:sz w:val="20"/>
                      <w:szCs w:val="20"/>
                      <w:lang w:eastAsia="en-GB"/>
                    </w:rPr>
                  </w:pPr>
                  <w:r w:rsidRPr="00055BB9">
                    <w:rPr>
                      <w:noProof/>
                    </w:rPr>
                    <w:drawing>
                      <wp:anchor distT="0" distB="0" distL="114300" distR="114300" simplePos="0" relativeHeight="251680768" behindDoc="0" locked="0" layoutInCell="1" allowOverlap="1" wp14:anchorId="76D0E93A" wp14:editId="0E595E33">
                        <wp:simplePos x="0" y="0"/>
                        <wp:positionH relativeFrom="column">
                          <wp:posOffset>-274486</wp:posOffset>
                        </wp:positionH>
                        <wp:positionV relativeFrom="paragraph">
                          <wp:posOffset>-404467</wp:posOffset>
                        </wp:positionV>
                        <wp:extent cx="1060450" cy="1060450"/>
                        <wp:effectExtent l="19050" t="19050" r="25400" b="25400"/>
                        <wp:wrapNone/>
                        <wp:docPr id="761745224" name="Picture 4" descr="A person sitting in a chair&#10;&#10;AI-generated content may be incorrect.">
                          <a:extLst xmlns:a="http://schemas.openxmlformats.org/drawingml/2006/main">
                            <a:ext uri="{FF2B5EF4-FFF2-40B4-BE49-F238E27FC236}">
                              <a16:creationId xmlns:a16="http://schemas.microsoft.com/office/drawing/2014/main" id="{B77FEC24-D177-E9EE-B24C-15937DBBEC75}"/>
                            </a:ext>
                          </a:extLst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" name="Picture 4" descr="A person sitting in a chair&#10;&#10;AI-generated content may be incorrect.">
                                  <a:extLst>
                                    <a:ext uri="{FF2B5EF4-FFF2-40B4-BE49-F238E27FC236}">
                                      <a16:creationId xmlns:a16="http://schemas.microsoft.com/office/drawing/2014/main" id="{B77FEC24-D177-E9EE-B24C-15937DBBEC75}"/>
                                    </a:ext>
                                  </a:extLst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r="-2" b="474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0450" cy="1060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41748" h="3741748">
                                      <a:moveTo>
                                        <a:pt x="1870874" y="0"/>
                                      </a:moveTo>
                                      <a:cubicBezTo>
                                        <a:pt x="2904129" y="0"/>
                                        <a:pt x="3741748" y="837619"/>
                                        <a:pt x="3741748" y="1870874"/>
                                      </a:cubicBezTo>
                                      <a:cubicBezTo>
                                        <a:pt x="3741748" y="2904129"/>
                                        <a:pt x="2904129" y="3741748"/>
                                        <a:pt x="1870874" y="3741748"/>
                                      </a:cubicBezTo>
                                      <a:cubicBezTo>
                                        <a:pt x="837619" y="3741748"/>
                                        <a:pt x="0" y="2904129"/>
                                        <a:pt x="0" y="1870874"/>
                                      </a:cubicBezTo>
                                      <a:cubicBezTo>
                                        <a:pt x="0" y="837619"/>
                                        <a:pt x="837619" y="0"/>
                                        <a:pt x="187087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blipFill dpi="0" rotWithShape="1">
                                  <a:blip r:embed="rId9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a:blipFill>
                                <a:ln>
                                  <a:solidFill>
                                    <a:srgbClr val="002060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="00A86893" w:rsidRPr="00C20C04">
                    <w:rPr>
                      <w:rFonts w:asciiTheme="majorHAnsi" w:hAnsiTheme="majorHAnsi" w:cs="Tahoma"/>
                      <w:color w:val="000000" w:themeColor="text1"/>
                      <w:sz w:val="20"/>
                      <w:szCs w:val="20"/>
                      <w:lang w:eastAsia="en-GB"/>
                    </w:rPr>
                    <w:t xml:space="preserve">Mobile: </w:t>
                  </w:r>
                  <w:r w:rsidR="00762846">
                    <w:rPr>
                      <w:rFonts w:asciiTheme="majorHAnsi" w:hAnsiTheme="majorHAnsi" w:cs="Tahoma"/>
                      <w:color w:val="000000" w:themeColor="text1"/>
                      <w:sz w:val="20"/>
                      <w:szCs w:val="20"/>
                      <w:lang w:eastAsia="en-GB"/>
                    </w:rPr>
                    <w:t>+46</w:t>
                  </w:r>
                  <w:r w:rsidR="00985243">
                    <w:rPr>
                      <w:rFonts w:asciiTheme="majorHAnsi" w:hAnsiTheme="majorHAnsi" w:cs="Tahoma"/>
                      <w:color w:val="000000" w:themeColor="text1"/>
                      <w:sz w:val="20"/>
                      <w:szCs w:val="20"/>
                      <w:lang w:eastAsia="en-GB"/>
                    </w:rPr>
                    <w:t>-</w:t>
                  </w:r>
                  <w:r>
                    <w:rPr>
                      <w:rFonts w:asciiTheme="majorHAnsi" w:hAnsiTheme="majorHAnsi" w:cs="Tahoma"/>
                      <w:color w:val="000000" w:themeColor="text1"/>
                      <w:sz w:val="20"/>
                      <w:szCs w:val="20"/>
                      <w:lang w:eastAsia="en-GB"/>
                    </w:rPr>
                    <w:t>764337018</w:t>
                  </w:r>
                </w:p>
              </w:tc>
            </w:tr>
            <w:tr w:rsidR="00A86893" w:rsidRPr="00A86893" w14:paraId="6268E032" w14:textId="77777777" w:rsidTr="008C09C0">
              <w:trPr>
                <w:trHeight w:val="475"/>
              </w:trPr>
              <w:tc>
                <w:tcPr>
                  <w:tcW w:w="4364" w:type="dxa"/>
                </w:tcPr>
                <w:p w14:paraId="47F6699A" w14:textId="4F4CEA81" w:rsidR="00A86893" w:rsidRPr="00C20C04" w:rsidRDefault="00A86893" w:rsidP="00681148">
                  <w:pPr>
                    <w:pStyle w:val="BodyText"/>
                    <w:spacing w:before="17"/>
                    <w:rPr>
                      <w:rFonts w:asciiTheme="majorHAnsi" w:hAnsiTheme="majorHAnsi" w:cs="Tahoma"/>
                      <w:color w:val="000000" w:themeColor="text1"/>
                      <w:sz w:val="20"/>
                      <w:szCs w:val="20"/>
                      <w:lang w:eastAsia="en-GB"/>
                    </w:rPr>
                  </w:pPr>
                </w:p>
                <w:p w14:paraId="533E1EC6" w14:textId="77777777" w:rsidR="00A86893" w:rsidRPr="00C20C04" w:rsidRDefault="00A86893" w:rsidP="00C20C04">
                  <w:pPr>
                    <w:pStyle w:val="BodyText"/>
                    <w:spacing w:before="17"/>
                    <w:jc w:val="right"/>
                    <w:rPr>
                      <w:rFonts w:asciiTheme="majorHAnsi" w:hAnsiTheme="majorHAnsi" w:cs="Tahoma"/>
                      <w:color w:val="000000" w:themeColor="text1"/>
                      <w:sz w:val="16"/>
                      <w:szCs w:val="16"/>
                      <w:lang w:eastAsia="en-GB"/>
                    </w:rPr>
                  </w:pPr>
                </w:p>
                <w:p w14:paraId="112F6601" w14:textId="56A568E9" w:rsidR="00A86893" w:rsidRPr="00C20C04" w:rsidRDefault="00A86893" w:rsidP="00C20C04">
                  <w:pPr>
                    <w:pStyle w:val="BodyText"/>
                    <w:spacing w:before="17"/>
                    <w:jc w:val="right"/>
                    <w:rPr>
                      <w:rFonts w:asciiTheme="majorHAnsi" w:hAnsiTheme="majorHAnsi" w:cs="Tahoma"/>
                      <w:color w:val="000000" w:themeColor="text1"/>
                      <w:sz w:val="20"/>
                      <w:szCs w:val="20"/>
                      <w:lang w:eastAsia="en-GB"/>
                    </w:rPr>
                  </w:pPr>
                </w:p>
              </w:tc>
            </w:tr>
          </w:tbl>
          <w:p w14:paraId="49B71ED6" w14:textId="4BCCF9D1" w:rsidR="00A86893" w:rsidRPr="00A25AE8" w:rsidRDefault="00A86893" w:rsidP="00A255E1">
            <w:pPr>
              <w:rPr>
                <w:rFonts w:asciiTheme="majorHAnsi" w:hAnsiTheme="majorHAnsi" w:cstheme="minorHAnsi"/>
                <w:color w:val="000000" w:themeColor="text1"/>
                <w:sz w:val="20"/>
              </w:rPr>
            </w:pPr>
          </w:p>
        </w:tc>
      </w:tr>
      <w:tr w:rsidR="00884284" w:rsidRPr="00A25AE8" w14:paraId="4832B17D" w14:textId="77777777" w:rsidTr="00E641FD">
        <w:trPr>
          <w:trHeight w:val="2150"/>
        </w:trPr>
        <w:tc>
          <w:tcPr>
            <w:tcW w:w="251" w:type="dxa"/>
          </w:tcPr>
          <w:p w14:paraId="178E2676" w14:textId="27C5779F" w:rsidR="00884284" w:rsidRPr="00A25AE8" w:rsidRDefault="00884284" w:rsidP="00A255E1">
            <w:pPr>
              <w:ind w:left="360"/>
              <w:rPr>
                <w:rFonts w:asciiTheme="majorHAnsi" w:hAnsiTheme="majorHAnsi" w:cstheme="minorHAnsi"/>
                <w:b/>
                <w:noProof/>
                <w:color w:val="4F90CD"/>
                <w:sz w:val="2"/>
                <w:u w:val="single" w:color="365F91" w:themeColor="accent1" w:themeShade="BF"/>
              </w:rPr>
            </w:pPr>
          </w:p>
          <w:p w14:paraId="43663C7B" w14:textId="670CA490" w:rsidR="00884284" w:rsidRPr="00A25AE8" w:rsidRDefault="00884284" w:rsidP="00A255E1">
            <w:pPr>
              <w:ind w:left="-108"/>
              <w:rPr>
                <w:rFonts w:asciiTheme="majorHAnsi" w:hAnsiTheme="majorHAnsi" w:cstheme="minorHAnsi"/>
                <w:b/>
                <w:noProof/>
                <w:color w:val="4F90CD"/>
                <w:sz w:val="24"/>
                <w:u w:val="single" w:color="365F91" w:themeColor="accent1" w:themeShade="BF"/>
              </w:rPr>
            </w:pPr>
          </w:p>
          <w:p w14:paraId="442B1CB1" w14:textId="2D5428FD" w:rsidR="00884284" w:rsidRPr="00A25AE8" w:rsidRDefault="00884284" w:rsidP="00A255E1">
            <w:pPr>
              <w:rPr>
                <w:rFonts w:asciiTheme="majorHAnsi" w:hAnsiTheme="majorHAnsi" w:cstheme="minorHAnsi"/>
                <w:sz w:val="24"/>
              </w:rPr>
            </w:pPr>
          </w:p>
          <w:p w14:paraId="44F87C41" w14:textId="3E605E82" w:rsidR="00884284" w:rsidRPr="00A25AE8" w:rsidRDefault="00884284" w:rsidP="00A255E1">
            <w:pPr>
              <w:rPr>
                <w:rFonts w:asciiTheme="majorHAnsi" w:hAnsiTheme="majorHAnsi" w:cstheme="minorHAnsi"/>
                <w:sz w:val="24"/>
              </w:rPr>
            </w:pPr>
          </w:p>
          <w:p w14:paraId="0BC3AE2C" w14:textId="77777777" w:rsidR="00884284" w:rsidRPr="00A25AE8" w:rsidRDefault="00884284" w:rsidP="00A255E1">
            <w:pPr>
              <w:rPr>
                <w:rFonts w:asciiTheme="majorHAnsi" w:hAnsiTheme="majorHAnsi" w:cstheme="minorHAnsi"/>
                <w:sz w:val="24"/>
              </w:rPr>
            </w:pPr>
          </w:p>
          <w:p w14:paraId="6CFD7851" w14:textId="77777777" w:rsidR="00884284" w:rsidRPr="00A25AE8" w:rsidRDefault="00884284" w:rsidP="00A255E1">
            <w:pPr>
              <w:rPr>
                <w:rFonts w:asciiTheme="majorHAnsi" w:hAnsiTheme="majorHAnsi" w:cstheme="minorHAnsi"/>
                <w:sz w:val="24"/>
              </w:rPr>
            </w:pPr>
          </w:p>
          <w:p w14:paraId="52FDAD51" w14:textId="77777777" w:rsidR="00884284" w:rsidRPr="00A25AE8" w:rsidRDefault="00884284" w:rsidP="00A255E1">
            <w:pPr>
              <w:rPr>
                <w:rFonts w:asciiTheme="majorHAnsi" w:hAnsiTheme="majorHAnsi" w:cstheme="minorHAnsi"/>
                <w:sz w:val="52"/>
              </w:rPr>
            </w:pPr>
          </w:p>
          <w:p w14:paraId="68EED9DC" w14:textId="77777777" w:rsidR="00884284" w:rsidRPr="00A25AE8" w:rsidRDefault="00884284" w:rsidP="00A255E1">
            <w:pPr>
              <w:rPr>
                <w:rFonts w:asciiTheme="majorHAnsi" w:hAnsiTheme="majorHAnsi" w:cstheme="minorHAnsi"/>
                <w:sz w:val="52"/>
              </w:rPr>
            </w:pPr>
          </w:p>
          <w:p w14:paraId="2E28BA2B" w14:textId="77777777" w:rsidR="00884284" w:rsidRPr="00A25AE8" w:rsidRDefault="00884284" w:rsidP="00A255E1">
            <w:pPr>
              <w:rPr>
                <w:rFonts w:asciiTheme="majorHAnsi" w:hAnsiTheme="majorHAnsi" w:cstheme="minorHAnsi"/>
                <w:sz w:val="52"/>
              </w:rPr>
            </w:pPr>
          </w:p>
          <w:p w14:paraId="6B7AD704" w14:textId="77777777" w:rsidR="00884284" w:rsidRPr="00A25AE8" w:rsidRDefault="00884284" w:rsidP="00A255E1">
            <w:pPr>
              <w:rPr>
                <w:rFonts w:asciiTheme="majorHAnsi" w:hAnsiTheme="majorHAnsi" w:cstheme="minorHAnsi"/>
                <w:sz w:val="52"/>
              </w:rPr>
            </w:pPr>
          </w:p>
          <w:p w14:paraId="629794A9" w14:textId="77777777" w:rsidR="00884284" w:rsidRPr="00A25AE8" w:rsidRDefault="00884284" w:rsidP="00A255E1">
            <w:pPr>
              <w:rPr>
                <w:rFonts w:asciiTheme="majorHAnsi" w:hAnsiTheme="majorHAnsi" w:cstheme="minorHAnsi"/>
                <w:sz w:val="24"/>
              </w:rPr>
            </w:pPr>
          </w:p>
          <w:p w14:paraId="6C2EF9EC" w14:textId="77777777" w:rsidR="00884284" w:rsidRPr="00A25AE8" w:rsidRDefault="00884284" w:rsidP="00A255E1">
            <w:pPr>
              <w:tabs>
                <w:tab w:val="left" w:pos="415"/>
              </w:tabs>
              <w:ind w:left="-108"/>
              <w:rPr>
                <w:rFonts w:asciiTheme="majorHAnsi" w:hAnsiTheme="majorHAnsi" w:cstheme="minorHAnsi"/>
                <w:sz w:val="24"/>
              </w:rPr>
            </w:pPr>
          </w:p>
          <w:p w14:paraId="6136CD77" w14:textId="77777777" w:rsidR="00884284" w:rsidRPr="00A25AE8" w:rsidRDefault="00884284" w:rsidP="00A255E1">
            <w:pPr>
              <w:tabs>
                <w:tab w:val="left" w:pos="415"/>
              </w:tabs>
              <w:ind w:left="-108"/>
              <w:rPr>
                <w:rFonts w:asciiTheme="majorHAnsi" w:hAnsiTheme="majorHAnsi" w:cstheme="minorHAnsi"/>
                <w:sz w:val="24"/>
              </w:rPr>
            </w:pPr>
          </w:p>
          <w:p w14:paraId="0E753C74" w14:textId="77777777" w:rsidR="00884284" w:rsidRPr="00A25AE8" w:rsidRDefault="00884284" w:rsidP="00A255E1">
            <w:pPr>
              <w:tabs>
                <w:tab w:val="left" w:pos="415"/>
              </w:tabs>
              <w:ind w:left="-108"/>
              <w:rPr>
                <w:rFonts w:asciiTheme="majorHAnsi" w:hAnsiTheme="majorHAnsi" w:cstheme="minorHAnsi"/>
                <w:sz w:val="24"/>
              </w:rPr>
            </w:pPr>
          </w:p>
          <w:p w14:paraId="429CE909" w14:textId="77777777" w:rsidR="00884284" w:rsidRPr="00A25AE8" w:rsidRDefault="00884284" w:rsidP="00A255E1">
            <w:pPr>
              <w:tabs>
                <w:tab w:val="left" w:pos="415"/>
              </w:tabs>
              <w:ind w:left="-108"/>
              <w:rPr>
                <w:rFonts w:asciiTheme="majorHAnsi" w:hAnsiTheme="majorHAnsi" w:cstheme="minorHAnsi"/>
                <w:sz w:val="24"/>
              </w:rPr>
            </w:pPr>
          </w:p>
          <w:p w14:paraId="18A4CF45" w14:textId="77777777" w:rsidR="00884284" w:rsidRPr="00A25AE8" w:rsidRDefault="00884284" w:rsidP="00A255E1">
            <w:pPr>
              <w:tabs>
                <w:tab w:val="left" w:pos="415"/>
              </w:tabs>
              <w:ind w:left="-108"/>
              <w:rPr>
                <w:rFonts w:asciiTheme="majorHAnsi" w:hAnsiTheme="majorHAnsi" w:cstheme="minorHAnsi"/>
                <w:sz w:val="24"/>
              </w:rPr>
            </w:pPr>
          </w:p>
          <w:p w14:paraId="05B04B1C" w14:textId="77777777" w:rsidR="00884284" w:rsidRPr="00A25AE8" w:rsidRDefault="00884284" w:rsidP="00A255E1">
            <w:pPr>
              <w:tabs>
                <w:tab w:val="left" w:pos="415"/>
              </w:tabs>
              <w:ind w:left="-108"/>
              <w:rPr>
                <w:rFonts w:asciiTheme="majorHAnsi" w:hAnsiTheme="majorHAnsi" w:cstheme="minorHAnsi"/>
                <w:sz w:val="24"/>
              </w:rPr>
            </w:pPr>
          </w:p>
          <w:p w14:paraId="573E17C2" w14:textId="77777777" w:rsidR="00884284" w:rsidRPr="00A25AE8" w:rsidRDefault="00884284" w:rsidP="00A255E1">
            <w:pPr>
              <w:tabs>
                <w:tab w:val="left" w:pos="415"/>
              </w:tabs>
              <w:rPr>
                <w:rFonts w:asciiTheme="majorHAnsi" w:hAnsiTheme="majorHAnsi" w:cstheme="minorHAnsi"/>
                <w:sz w:val="36"/>
              </w:rPr>
            </w:pPr>
          </w:p>
          <w:p w14:paraId="04225C39" w14:textId="77777777" w:rsidR="00884284" w:rsidRPr="00A25AE8" w:rsidRDefault="00884284" w:rsidP="00A255E1">
            <w:pPr>
              <w:tabs>
                <w:tab w:val="left" w:pos="415"/>
              </w:tabs>
              <w:ind w:left="-108"/>
              <w:rPr>
                <w:rFonts w:asciiTheme="majorHAnsi" w:hAnsiTheme="majorHAnsi" w:cstheme="minorHAnsi"/>
                <w:sz w:val="24"/>
              </w:rPr>
            </w:pPr>
          </w:p>
          <w:p w14:paraId="3538BC04" w14:textId="77777777" w:rsidR="00884284" w:rsidRPr="00A25AE8" w:rsidRDefault="00884284" w:rsidP="00A255E1">
            <w:pPr>
              <w:tabs>
                <w:tab w:val="left" w:pos="415"/>
              </w:tabs>
              <w:ind w:left="-108"/>
              <w:rPr>
                <w:rFonts w:asciiTheme="majorHAnsi" w:hAnsiTheme="majorHAnsi" w:cstheme="minorHAnsi"/>
                <w:sz w:val="24"/>
              </w:rPr>
            </w:pPr>
          </w:p>
        </w:tc>
        <w:tc>
          <w:tcPr>
            <w:tcW w:w="6644" w:type="dxa"/>
            <w:gridSpan w:val="2"/>
            <w:shd w:val="clear" w:color="auto" w:fill="auto"/>
          </w:tcPr>
          <w:p w14:paraId="5C91BFF7" w14:textId="77777777" w:rsidR="00B83F1F" w:rsidRDefault="00884284" w:rsidP="00476A5E">
            <w:pPr>
              <w:spacing w:before="40"/>
              <w:rPr>
                <w:rFonts w:asciiTheme="majorHAnsi" w:hAnsiTheme="majorHAnsi" w:cstheme="minorHAnsi"/>
                <w:b/>
                <w:noProof/>
                <w:color w:val="4F81BD"/>
                <w:sz w:val="24"/>
              </w:rPr>
            </w:pPr>
            <w:r w:rsidRPr="00A25AE8">
              <w:rPr>
                <w:rFonts w:asciiTheme="majorHAnsi" w:hAnsiTheme="majorHAnsi" w:cstheme="minorHAnsi"/>
                <w:b/>
                <w:noProof/>
                <w:sz w:val="24"/>
              </w:rPr>
              <mc:AlternateContent>
                <mc:Choice Requires="wps">
                  <w:drawing>
                    <wp:inline distT="0" distB="0" distL="0" distR="0" wp14:anchorId="30C79536" wp14:editId="73B40D0F">
                      <wp:extent cx="185141" cy="187132"/>
                      <wp:effectExtent l="0" t="0" r="5715" b="3810"/>
                      <wp:docPr id="17468" name="Freeform 133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CBA4952D-076E-F240-8F1A-00698E7183D6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85141" cy="187132"/>
                              </a:xfrm>
                              <a:custGeom>
                                <a:avLst/>
                                <a:gdLst>
                                  <a:gd name="T0" fmla="*/ 112 w 115"/>
                                  <a:gd name="T1" fmla="*/ 89 h 116"/>
                                  <a:gd name="T2" fmla="*/ 86 w 115"/>
                                  <a:gd name="T3" fmla="*/ 75 h 116"/>
                                  <a:gd name="T4" fmla="*/ 72 w 115"/>
                                  <a:gd name="T5" fmla="*/ 69 h 116"/>
                                  <a:gd name="T6" fmla="*/ 72 w 115"/>
                                  <a:gd name="T7" fmla="*/ 58 h 116"/>
                                  <a:gd name="T8" fmla="*/ 77 w 115"/>
                                  <a:gd name="T9" fmla="*/ 45 h 116"/>
                                  <a:gd name="T10" fmla="*/ 83 w 115"/>
                                  <a:gd name="T11" fmla="*/ 38 h 116"/>
                                  <a:gd name="T12" fmla="*/ 79 w 115"/>
                                  <a:gd name="T13" fmla="*/ 30 h 116"/>
                                  <a:gd name="T14" fmla="*/ 80 w 115"/>
                                  <a:gd name="T15" fmla="*/ 18 h 116"/>
                                  <a:gd name="T16" fmla="*/ 58 w 115"/>
                                  <a:gd name="T17" fmla="*/ 0 h 116"/>
                                  <a:gd name="T18" fmla="*/ 35 w 115"/>
                                  <a:gd name="T19" fmla="*/ 18 h 116"/>
                                  <a:gd name="T20" fmla="*/ 36 w 115"/>
                                  <a:gd name="T21" fmla="*/ 30 h 116"/>
                                  <a:gd name="T22" fmla="*/ 33 w 115"/>
                                  <a:gd name="T23" fmla="*/ 38 h 116"/>
                                  <a:gd name="T24" fmla="*/ 38 w 115"/>
                                  <a:gd name="T25" fmla="*/ 45 h 116"/>
                                  <a:gd name="T26" fmla="*/ 44 w 115"/>
                                  <a:gd name="T27" fmla="*/ 58 h 116"/>
                                  <a:gd name="T28" fmla="*/ 44 w 115"/>
                                  <a:gd name="T29" fmla="*/ 69 h 116"/>
                                  <a:gd name="T30" fmla="*/ 30 w 115"/>
                                  <a:gd name="T31" fmla="*/ 75 h 116"/>
                                  <a:gd name="T32" fmla="*/ 4 w 115"/>
                                  <a:gd name="T33" fmla="*/ 89 h 116"/>
                                  <a:gd name="T34" fmla="*/ 1 w 115"/>
                                  <a:gd name="T35" fmla="*/ 116 h 116"/>
                                  <a:gd name="T36" fmla="*/ 114 w 115"/>
                                  <a:gd name="T37" fmla="*/ 116 h 116"/>
                                  <a:gd name="T38" fmla="*/ 112 w 115"/>
                                  <a:gd name="T39" fmla="*/ 89 h 116"/>
                                  <a:gd name="T40" fmla="*/ 0 60000 65536"/>
                                  <a:gd name="T41" fmla="*/ 0 60000 65536"/>
                                  <a:gd name="T42" fmla="*/ 0 60000 65536"/>
                                  <a:gd name="T43" fmla="*/ 0 60000 65536"/>
                                  <a:gd name="T44" fmla="*/ 0 60000 65536"/>
                                  <a:gd name="T45" fmla="*/ 0 60000 65536"/>
                                  <a:gd name="T46" fmla="*/ 0 60000 65536"/>
                                  <a:gd name="T47" fmla="*/ 0 60000 65536"/>
                                  <a:gd name="T48" fmla="*/ 0 60000 65536"/>
                                  <a:gd name="T49" fmla="*/ 0 60000 65536"/>
                                  <a:gd name="T50" fmla="*/ 0 60000 65536"/>
                                  <a:gd name="T51" fmla="*/ 0 60000 65536"/>
                                  <a:gd name="T52" fmla="*/ 0 60000 65536"/>
                                  <a:gd name="T53" fmla="*/ 0 60000 65536"/>
                                  <a:gd name="T54" fmla="*/ 0 60000 65536"/>
                                  <a:gd name="T55" fmla="*/ 0 60000 65536"/>
                                  <a:gd name="T56" fmla="*/ 0 60000 65536"/>
                                  <a:gd name="T57" fmla="*/ 0 60000 65536"/>
                                  <a:gd name="T58" fmla="*/ 0 60000 65536"/>
                                  <a:gd name="T59" fmla="*/ 0 60000 65536"/>
                                </a:gdLst>
                                <a:ahLst/>
                                <a:cxnLst>
                                  <a:cxn ang="T40">
                                    <a:pos x="T0" y="T1"/>
                                  </a:cxn>
                                  <a:cxn ang="T41">
                                    <a:pos x="T2" y="T3"/>
                                  </a:cxn>
                                  <a:cxn ang="T42">
                                    <a:pos x="T4" y="T5"/>
                                  </a:cxn>
                                  <a:cxn ang="T43">
                                    <a:pos x="T6" y="T7"/>
                                  </a:cxn>
                                  <a:cxn ang="T44">
                                    <a:pos x="T8" y="T9"/>
                                  </a:cxn>
                                  <a:cxn ang="T45">
                                    <a:pos x="T10" y="T11"/>
                                  </a:cxn>
                                  <a:cxn ang="T46">
                                    <a:pos x="T12" y="T13"/>
                                  </a:cxn>
                                  <a:cxn ang="T47">
                                    <a:pos x="T14" y="T15"/>
                                  </a:cxn>
                                  <a:cxn ang="T48">
                                    <a:pos x="T16" y="T17"/>
                                  </a:cxn>
                                  <a:cxn ang="T49">
                                    <a:pos x="T18" y="T19"/>
                                  </a:cxn>
                                  <a:cxn ang="T50">
                                    <a:pos x="T20" y="T21"/>
                                  </a:cxn>
                                  <a:cxn ang="T51">
                                    <a:pos x="T22" y="T23"/>
                                  </a:cxn>
                                  <a:cxn ang="T52">
                                    <a:pos x="T24" y="T25"/>
                                  </a:cxn>
                                  <a:cxn ang="T53">
                                    <a:pos x="T26" y="T27"/>
                                  </a:cxn>
                                  <a:cxn ang="T54">
                                    <a:pos x="T28" y="T29"/>
                                  </a:cxn>
                                  <a:cxn ang="T55">
                                    <a:pos x="T30" y="T31"/>
                                  </a:cxn>
                                  <a:cxn ang="T56">
                                    <a:pos x="T32" y="T33"/>
                                  </a:cxn>
                                  <a:cxn ang="T57">
                                    <a:pos x="T34" y="T35"/>
                                  </a:cxn>
                                  <a:cxn ang="T58">
                                    <a:pos x="T36" y="T37"/>
                                  </a:cxn>
                                  <a:cxn ang="T59">
                                    <a:pos x="T38" y="T39"/>
                                  </a:cxn>
                                </a:cxnLst>
                                <a:rect l="0" t="0" r="r" b="b"/>
                                <a:pathLst>
                                  <a:path w="115" h="116">
                                    <a:moveTo>
                                      <a:pt x="112" y="89"/>
                                    </a:moveTo>
                                    <a:cubicBezTo>
                                      <a:pt x="109" y="83"/>
                                      <a:pt x="97" y="80"/>
                                      <a:pt x="86" y="75"/>
                                    </a:cubicBezTo>
                                    <a:cubicBezTo>
                                      <a:pt x="75" y="71"/>
                                      <a:pt x="72" y="69"/>
                                      <a:pt x="72" y="69"/>
                                    </a:cubicBezTo>
                                    <a:cubicBezTo>
                                      <a:pt x="72" y="58"/>
                                      <a:pt x="72" y="58"/>
                                      <a:pt x="72" y="58"/>
                                    </a:cubicBezTo>
                                    <a:cubicBezTo>
                                      <a:pt x="72" y="58"/>
                                      <a:pt x="76" y="55"/>
                                      <a:pt x="77" y="45"/>
                                    </a:cubicBezTo>
                                    <a:cubicBezTo>
                                      <a:pt x="80" y="45"/>
                                      <a:pt x="83" y="41"/>
                                      <a:pt x="83" y="38"/>
                                    </a:cubicBezTo>
                                    <a:cubicBezTo>
                                      <a:pt x="83" y="36"/>
                                      <a:pt x="83" y="29"/>
                                      <a:pt x="79" y="30"/>
                                    </a:cubicBezTo>
                                    <a:cubicBezTo>
                                      <a:pt x="80" y="25"/>
                                      <a:pt x="81" y="20"/>
                                      <a:pt x="80" y="18"/>
                                    </a:cubicBezTo>
                                    <a:cubicBezTo>
                                      <a:pt x="80" y="9"/>
                                      <a:pt x="71" y="0"/>
                                      <a:pt x="58" y="0"/>
                                    </a:cubicBezTo>
                                    <a:cubicBezTo>
                                      <a:pt x="45" y="0"/>
                                      <a:pt x="36" y="9"/>
                                      <a:pt x="35" y="18"/>
                                    </a:cubicBezTo>
                                    <a:cubicBezTo>
                                      <a:pt x="35" y="20"/>
                                      <a:pt x="35" y="25"/>
                                      <a:pt x="36" y="30"/>
                                    </a:cubicBezTo>
                                    <a:cubicBezTo>
                                      <a:pt x="33" y="29"/>
                                      <a:pt x="32" y="36"/>
                                      <a:pt x="33" y="38"/>
                                    </a:cubicBezTo>
                                    <a:cubicBezTo>
                                      <a:pt x="33" y="41"/>
                                      <a:pt x="35" y="45"/>
                                      <a:pt x="38" y="45"/>
                                    </a:cubicBezTo>
                                    <a:cubicBezTo>
                                      <a:pt x="39" y="55"/>
                                      <a:pt x="44" y="58"/>
                                      <a:pt x="44" y="58"/>
                                    </a:cubicBezTo>
                                    <a:cubicBezTo>
                                      <a:pt x="44" y="69"/>
                                      <a:pt x="44" y="69"/>
                                      <a:pt x="44" y="69"/>
                                    </a:cubicBezTo>
                                    <a:cubicBezTo>
                                      <a:pt x="44" y="69"/>
                                      <a:pt x="41" y="71"/>
                                      <a:pt x="30" y="75"/>
                                    </a:cubicBezTo>
                                    <a:cubicBezTo>
                                      <a:pt x="18" y="80"/>
                                      <a:pt x="7" y="83"/>
                                      <a:pt x="4" y="89"/>
                                    </a:cubicBezTo>
                                    <a:cubicBezTo>
                                      <a:pt x="0" y="93"/>
                                      <a:pt x="1" y="116"/>
                                      <a:pt x="1" y="116"/>
                                    </a:cubicBezTo>
                                    <a:cubicBezTo>
                                      <a:pt x="114" y="116"/>
                                      <a:pt x="114" y="116"/>
                                      <a:pt x="114" y="116"/>
                                    </a:cubicBezTo>
                                    <a:cubicBezTo>
                                      <a:pt x="114" y="116"/>
                                      <a:pt x="115" y="93"/>
                                      <a:pt x="112" y="89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364455"/>
                              </a:solidFill>
                              <a:ln>
                                <a:noFill/>
                              </a:ln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16D4C7C1" id="Freeform 133" o:spid="_x0000_s1026" style="width:14.6pt;height:14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15,1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" path="m112,89c109,83,97,80,86,75,75,71,72,69,72,69v,-11,,-11,,-11c72,58,76,55,77,45v3,,6,-4,6,-7c83,36,83,29,79,30v1,-5,2,-10,1,-12c80,9,71,,58,,45,,36,9,35,18v,2,,7,1,12c33,29,32,36,33,38v,3,2,7,5,7c39,55,44,58,44,58v,11,,11,,11c44,69,41,71,30,75,18,80,7,83,4,89,,93,1,116,1,116v113,,113,,113,c114,116,115,93,112,89xe" fillcolor="#364455" stroked="f">
                      <v:path arrowok="t" o:connecttype="custom" o:connectlocs="180311,143575;138453,120991;115914,111311;115914,93566;123964,72594;133624,61302;127184,48396;128794,29038;93375,0;56347,29038;57957,48396;53127,61302;61177,72594;70837,93566;70837,111311;48298,120991;6440,143575;1610,187132;183531,187132;180311,143575" o:connectangles="0,0,0,0,0,0,0,0,0,0,0,0,0,0,0,0,0,0,0,0"/>
                      <w10:anchorlock/>
                    </v:shape>
                  </w:pict>
                </mc:Fallback>
              </mc:AlternateContent>
            </w:r>
            <w:r w:rsidRPr="00A25AE8">
              <w:rPr>
                <w:rFonts w:asciiTheme="majorHAnsi" w:hAnsiTheme="majorHAnsi" w:cstheme="minorHAnsi"/>
                <w:b/>
                <w:noProof/>
                <w:sz w:val="24"/>
              </w:rPr>
              <w:t xml:space="preserve"> </w:t>
            </w:r>
            <w:r w:rsidRPr="0092658D">
              <w:rPr>
                <w:rFonts w:asciiTheme="majorHAnsi" w:hAnsiTheme="majorHAnsi" w:cstheme="minorHAnsi"/>
                <w:b/>
                <w:noProof/>
                <w:color w:val="4F81BD"/>
                <w:sz w:val="28"/>
                <w:szCs w:val="28"/>
              </w:rPr>
              <w:t>PROFILE SUMMARY</w:t>
            </w:r>
            <w:r w:rsidRPr="00A25AE8">
              <w:rPr>
                <w:rFonts w:asciiTheme="majorHAnsi" w:hAnsiTheme="majorHAnsi" w:cstheme="minorHAnsi"/>
                <w:b/>
                <w:noProof/>
                <w:color w:val="4F81BD"/>
                <w:sz w:val="24"/>
              </w:rPr>
              <w:t xml:space="preserve"> </w:t>
            </w:r>
          </w:p>
          <w:p w14:paraId="65ACC69A" w14:textId="43B2094A" w:rsidR="00867D2F" w:rsidRPr="00F55DA9" w:rsidRDefault="001B79AF" w:rsidP="00E00666">
            <w:pPr>
              <w:pStyle w:val="ListParagraph"/>
              <w:numPr>
                <w:ilvl w:val="0"/>
                <w:numId w:val="1"/>
              </w:numPr>
              <w:spacing w:before="103"/>
              <w:jc w:val="both"/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</w:pPr>
            <w:r w:rsidRPr="001B79AF">
              <w:rPr>
                <w:rFonts w:asciiTheme="majorHAnsi" w:hAnsiTheme="majorHAnsi" w:cs="Mongolian Baiti"/>
                <w:sz w:val="20"/>
                <w:szCs w:val="20"/>
                <w:lang w:val="en-IN"/>
              </w:rPr>
              <w:t xml:space="preserve">Analytical and organized Data Management professional with 8+ years of experience enabling data-driven decisions and improving data quality across global enterprise systems. Skilled in master data management, data governance, and metadata management with deep understanding of analytical </w:t>
            </w:r>
            <w:r w:rsidR="00535B09" w:rsidRPr="001B79AF">
              <w:rPr>
                <w:rFonts w:asciiTheme="majorHAnsi" w:hAnsiTheme="majorHAnsi" w:cs="Mongolian Baiti"/>
                <w:sz w:val="20"/>
                <w:szCs w:val="20"/>
                <w:lang w:val="en-IN"/>
              </w:rPr>
              <w:t>modelling</w:t>
            </w:r>
            <w:r w:rsidRPr="001B79AF">
              <w:rPr>
                <w:rFonts w:asciiTheme="majorHAnsi" w:hAnsiTheme="majorHAnsi" w:cs="Mongolian Baiti"/>
                <w:sz w:val="20"/>
                <w:szCs w:val="20"/>
                <w:lang w:val="en-IN"/>
              </w:rPr>
              <w:t xml:space="preserve"> and data standardization. Experienced in implementing </w:t>
            </w:r>
            <w:proofErr w:type="spellStart"/>
            <w:r w:rsidRPr="001B79AF">
              <w:rPr>
                <w:rFonts w:asciiTheme="majorHAnsi" w:hAnsiTheme="majorHAnsi" w:cs="Mongolian Baiti"/>
                <w:sz w:val="20"/>
                <w:szCs w:val="20"/>
                <w:lang w:val="en-IN"/>
              </w:rPr>
              <w:t>GS1</w:t>
            </w:r>
            <w:proofErr w:type="spellEnd"/>
            <w:r w:rsidRPr="001B79AF">
              <w:rPr>
                <w:rFonts w:asciiTheme="majorHAnsi" w:hAnsiTheme="majorHAnsi" w:cs="Mongolian Baiti"/>
                <w:sz w:val="20"/>
                <w:szCs w:val="20"/>
                <w:lang w:val="en-IN"/>
              </w:rPr>
              <w:t xml:space="preserve"> </w:t>
            </w:r>
            <w:proofErr w:type="spellStart"/>
            <w:r w:rsidRPr="001B79AF">
              <w:rPr>
                <w:rFonts w:asciiTheme="majorHAnsi" w:hAnsiTheme="majorHAnsi" w:cs="Mongolian Baiti"/>
                <w:sz w:val="20"/>
                <w:szCs w:val="20"/>
                <w:lang w:val="en-IN"/>
              </w:rPr>
              <w:t>GDSN</w:t>
            </w:r>
            <w:proofErr w:type="spellEnd"/>
            <w:r w:rsidRPr="001B79AF">
              <w:rPr>
                <w:rFonts w:asciiTheme="majorHAnsi" w:hAnsiTheme="majorHAnsi" w:cs="Mongolian Baiti"/>
                <w:sz w:val="20"/>
                <w:szCs w:val="20"/>
                <w:lang w:val="en-IN"/>
              </w:rPr>
              <w:t xml:space="preserve"> frameworks, Collibra (</w:t>
            </w:r>
            <w:proofErr w:type="spellStart"/>
            <w:r w:rsidRPr="001B79AF">
              <w:rPr>
                <w:rFonts w:asciiTheme="majorHAnsi" w:hAnsiTheme="majorHAnsi" w:cs="Mongolian Baiti"/>
                <w:sz w:val="20"/>
                <w:szCs w:val="20"/>
                <w:lang w:val="en-IN"/>
              </w:rPr>
              <w:t>IDNAP</w:t>
            </w:r>
            <w:proofErr w:type="spellEnd"/>
            <w:r w:rsidRPr="001B79AF">
              <w:rPr>
                <w:rFonts w:asciiTheme="majorHAnsi" w:hAnsiTheme="majorHAnsi" w:cs="Mongolian Baiti"/>
                <w:sz w:val="20"/>
                <w:szCs w:val="20"/>
                <w:lang w:val="en-IN"/>
              </w:rPr>
              <w:t>) governance structures, and data lineage solutions for IKEA’s range and supply operations. Adept at bridging business and technical domains, articulating complex data concepts to non-technical stakeholders, and fostering a culture of continuous improvement and data literacy. A visionary, committed to simplifying processes and driving consistency across complex, collaborative ecosystems</w:t>
            </w:r>
            <w:r w:rsidR="00AC13D7" w:rsidRPr="00F55DA9"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  <w:t>.</w:t>
            </w:r>
          </w:p>
          <w:p w14:paraId="37FA17DE" w14:textId="7EA4F7A6" w:rsidR="004761D9" w:rsidRPr="00A25AE8" w:rsidRDefault="004761D9" w:rsidP="005846F9">
            <w:pPr>
              <w:spacing w:before="240"/>
              <w:ind w:left="7" w:right="245"/>
              <w:rPr>
                <w:rFonts w:asciiTheme="majorHAnsi" w:hAnsiTheme="majorHAnsi" w:cstheme="minorHAnsi"/>
                <w:b/>
                <w:noProof/>
                <w:color w:val="C7A163"/>
                <w:sz w:val="24"/>
              </w:rPr>
            </w:pPr>
            <w:r w:rsidRPr="00A25AE8">
              <w:rPr>
                <w:rFonts w:asciiTheme="majorHAnsi" w:hAnsiTheme="majorHAnsi" w:cstheme="minorHAnsi"/>
                <w:noProof/>
                <w:color w:val="C7A163"/>
              </w:rPr>
              <mc:AlternateContent>
                <mc:Choice Requires="wps">
                  <w:drawing>
                    <wp:inline distT="0" distB="0" distL="0" distR="0" wp14:anchorId="5D65ED7C" wp14:editId="2A54A3C3">
                      <wp:extent cx="223837" cy="171450"/>
                      <wp:effectExtent l="0" t="0" r="5080" b="0"/>
                      <wp:docPr id="267" name="Freeform 101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2946D667-D330-C145-B6A6-D49E9F5B7648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3837" cy="171450"/>
                              </a:xfrm>
                              <a:custGeom>
                                <a:avLst/>
                                <a:gdLst>
                                  <a:gd name="T0" fmla="*/ 35987 w 497"/>
                                  <a:gd name="T1" fmla="*/ 111719 h 382"/>
                                  <a:gd name="T2" fmla="*/ 35987 w 497"/>
                                  <a:gd name="T3" fmla="*/ 111719 h 382"/>
                                  <a:gd name="T4" fmla="*/ 71524 w 497"/>
                                  <a:gd name="T5" fmla="*/ 147757 h 382"/>
                                  <a:gd name="T6" fmla="*/ 111559 w 497"/>
                                  <a:gd name="T7" fmla="*/ 171633 h 382"/>
                                  <a:gd name="T8" fmla="*/ 151594 w 497"/>
                                  <a:gd name="T9" fmla="*/ 151811 h 382"/>
                                  <a:gd name="T10" fmla="*/ 175436 w 497"/>
                                  <a:gd name="T11" fmla="*/ 116224 h 382"/>
                                  <a:gd name="T12" fmla="*/ 111559 w 497"/>
                                  <a:gd name="T13" fmla="*/ 147757 h 382"/>
                                  <a:gd name="T14" fmla="*/ 35987 w 497"/>
                                  <a:gd name="T15" fmla="*/ 111719 h 382"/>
                                  <a:gd name="T16" fmla="*/ 219070 w 497"/>
                                  <a:gd name="T17" fmla="*/ 55859 h 382"/>
                                  <a:gd name="T18" fmla="*/ 219070 w 497"/>
                                  <a:gd name="T19" fmla="*/ 55859 h 382"/>
                                  <a:gd name="T20" fmla="*/ 123255 w 497"/>
                                  <a:gd name="T21" fmla="*/ 4054 h 382"/>
                                  <a:gd name="T22" fmla="*/ 99414 w 497"/>
                                  <a:gd name="T23" fmla="*/ 4054 h 382"/>
                                  <a:gd name="T24" fmla="*/ 4049 w 497"/>
                                  <a:gd name="T25" fmla="*/ 55859 h 382"/>
                                  <a:gd name="T26" fmla="*/ 4049 w 497"/>
                                  <a:gd name="T27" fmla="*/ 72077 h 382"/>
                                  <a:gd name="T28" fmla="*/ 99414 w 497"/>
                                  <a:gd name="T29" fmla="*/ 123882 h 382"/>
                                  <a:gd name="T30" fmla="*/ 123255 w 497"/>
                                  <a:gd name="T31" fmla="*/ 123882 h 382"/>
                                  <a:gd name="T32" fmla="*/ 183533 w 497"/>
                                  <a:gd name="T33" fmla="*/ 87843 h 382"/>
                                  <a:gd name="T34" fmla="*/ 119656 w 497"/>
                                  <a:gd name="T35" fmla="*/ 72077 h 382"/>
                                  <a:gd name="T36" fmla="*/ 111559 w 497"/>
                                  <a:gd name="T37" fmla="*/ 75680 h 382"/>
                                  <a:gd name="T38" fmla="*/ 91317 w 497"/>
                                  <a:gd name="T39" fmla="*/ 59914 h 382"/>
                                  <a:gd name="T40" fmla="*/ 111559 w 497"/>
                                  <a:gd name="T41" fmla="*/ 48201 h 382"/>
                                  <a:gd name="T42" fmla="*/ 131802 w 497"/>
                                  <a:gd name="T43" fmla="*/ 55859 h 382"/>
                                  <a:gd name="T44" fmla="*/ 199277 w 497"/>
                                  <a:gd name="T45" fmla="*/ 79735 h 382"/>
                                  <a:gd name="T46" fmla="*/ 219070 w 497"/>
                                  <a:gd name="T47" fmla="*/ 72077 h 382"/>
                                  <a:gd name="T48" fmla="*/ 219070 w 497"/>
                                  <a:gd name="T49" fmla="*/ 55859 h 382"/>
                                  <a:gd name="T50" fmla="*/ 191180 w 497"/>
                                  <a:gd name="T51" fmla="*/ 155866 h 382"/>
                                  <a:gd name="T52" fmla="*/ 191180 w 497"/>
                                  <a:gd name="T53" fmla="*/ 155866 h 382"/>
                                  <a:gd name="T54" fmla="*/ 207374 w 497"/>
                                  <a:gd name="T55" fmla="*/ 151811 h 382"/>
                                  <a:gd name="T56" fmla="*/ 199277 w 497"/>
                                  <a:gd name="T57" fmla="*/ 79735 h 382"/>
                                  <a:gd name="T58" fmla="*/ 183533 w 497"/>
                                  <a:gd name="T59" fmla="*/ 87843 h 382"/>
                                  <a:gd name="T60" fmla="*/ 191180 w 497"/>
                                  <a:gd name="T61" fmla="*/ 155866 h 382"/>
                                  <a:gd name="T62" fmla="*/ 0 60000 65536"/>
                                  <a:gd name="T63" fmla="*/ 0 60000 65536"/>
                                  <a:gd name="T64" fmla="*/ 0 60000 65536"/>
                                  <a:gd name="T65" fmla="*/ 0 60000 65536"/>
                                  <a:gd name="T66" fmla="*/ 0 60000 65536"/>
                                  <a:gd name="T67" fmla="*/ 0 60000 65536"/>
                                  <a:gd name="T68" fmla="*/ 0 60000 65536"/>
                                  <a:gd name="T69" fmla="*/ 0 60000 65536"/>
                                  <a:gd name="T70" fmla="*/ 0 60000 65536"/>
                                  <a:gd name="T71" fmla="*/ 0 60000 65536"/>
                                  <a:gd name="T72" fmla="*/ 0 60000 65536"/>
                                  <a:gd name="T73" fmla="*/ 0 60000 65536"/>
                                  <a:gd name="T74" fmla="*/ 0 60000 65536"/>
                                  <a:gd name="T75" fmla="*/ 0 60000 65536"/>
                                  <a:gd name="T76" fmla="*/ 0 60000 65536"/>
                                  <a:gd name="T77" fmla="*/ 0 60000 65536"/>
                                  <a:gd name="T78" fmla="*/ 0 60000 65536"/>
                                  <a:gd name="T79" fmla="*/ 0 60000 65536"/>
                                  <a:gd name="T80" fmla="*/ 0 60000 65536"/>
                                  <a:gd name="T81" fmla="*/ 0 60000 65536"/>
                                  <a:gd name="T82" fmla="*/ 0 60000 65536"/>
                                  <a:gd name="T83" fmla="*/ 0 60000 65536"/>
                                  <a:gd name="T84" fmla="*/ 0 60000 65536"/>
                                  <a:gd name="T85" fmla="*/ 0 60000 65536"/>
                                  <a:gd name="T86" fmla="*/ 0 60000 65536"/>
                                  <a:gd name="T87" fmla="*/ 0 60000 65536"/>
                                  <a:gd name="T88" fmla="*/ 0 60000 65536"/>
                                  <a:gd name="T89" fmla="*/ 0 60000 65536"/>
                                  <a:gd name="T90" fmla="*/ 0 60000 65536"/>
                                  <a:gd name="T91" fmla="*/ 0 60000 65536"/>
                                  <a:gd name="T92" fmla="*/ 0 60000 65536"/>
                                </a:gdLst>
                                <a:ahLst/>
                                <a:cxnLst>
                                  <a:cxn ang="T62">
                                    <a:pos x="T0" y="T1"/>
                                  </a:cxn>
                                  <a:cxn ang="T63">
                                    <a:pos x="T2" y="T3"/>
                                  </a:cxn>
                                  <a:cxn ang="T64">
                                    <a:pos x="T4" y="T5"/>
                                  </a:cxn>
                                  <a:cxn ang="T65">
                                    <a:pos x="T6" y="T7"/>
                                  </a:cxn>
                                  <a:cxn ang="T66">
                                    <a:pos x="T8" y="T9"/>
                                  </a:cxn>
                                  <a:cxn ang="T67">
                                    <a:pos x="T10" y="T11"/>
                                  </a:cxn>
                                  <a:cxn ang="T68">
                                    <a:pos x="T12" y="T13"/>
                                  </a:cxn>
                                  <a:cxn ang="T69">
                                    <a:pos x="T14" y="T15"/>
                                  </a:cxn>
                                  <a:cxn ang="T70">
                                    <a:pos x="T16" y="T17"/>
                                  </a:cxn>
                                  <a:cxn ang="T71">
                                    <a:pos x="T18" y="T19"/>
                                  </a:cxn>
                                  <a:cxn ang="T72">
                                    <a:pos x="T20" y="T21"/>
                                  </a:cxn>
                                  <a:cxn ang="T73">
                                    <a:pos x="T22" y="T23"/>
                                  </a:cxn>
                                  <a:cxn ang="T74">
                                    <a:pos x="T24" y="T25"/>
                                  </a:cxn>
                                  <a:cxn ang="T75">
                                    <a:pos x="T26" y="T27"/>
                                  </a:cxn>
                                  <a:cxn ang="T76">
                                    <a:pos x="T28" y="T29"/>
                                  </a:cxn>
                                  <a:cxn ang="T77">
                                    <a:pos x="T30" y="T31"/>
                                  </a:cxn>
                                  <a:cxn ang="T78">
                                    <a:pos x="T32" y="T33"/>
                                  </a:cxn>
                                  <a:cxn ang="T79">
                                    <a:pos x="T34" y="T35"/>
                                  </a:cxn>
                                  <a:cxn ang="T80">
                                    <a:pos x="T36" y="T37"/>
                                  </a:cxn>
                                  <a:cxn ang="T81">
                                    <a:pos x="T38" y="T39"/>
                                  </a:cxn>
                                  <a:cxn ang="T82">
                                    <a:pos x="T40" y="T41"/>
                                  </a:cxn>
                                  <a:cxn ang="T83">
                                    <a:pos x="T42" y="T43"/>
                                  </a:cxn>
                                  <a:cxn ang="T84">
                                    <a:pos x="T44" y="T45"/>
                                  </a:cxn>
                                  <a:cxn ang="T85">
                                    <a:pos x="T46" y="T47"/>
                                  </a:cxn>
                                  <a:cxn ang="T86">
                                    <a:pos x="T48" y="T49"/>
                                  </a:cxn>
                                  <a:cxn ang="T87">
                                    <a:pos x="T50" y="T51"/>
                                  </a:cxn>
                                  <a:cxn ang="T88">
                                    <a:pos x="T52" y="T53"/>
                                  </a:cxn>
                                  <a:cxn ang="T89">
                                    <a:pos x="T54" y="T55"/>
                                  </a:cxn>
                                  <a:cxn ang="T90">
                                    <a:pos x="T56" y="T57"/>
                                  </a:cxn>
                                  <a:cxn ang="T91">
                                    <a:pos x="T58" y="T59"/>
                                  </a:cxn>
                                  <a:cxn ang="T92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497" h="382">
                                    <a:moveTo>
                                      <a:pt x="80" y="248"/>
                                    </a:moveTo>
                                    <a:lnTo>
                                      <a:pt x="80" y="248"/>
                                    </a:lnTo>
                                    <a:cubicBezTo>
                                      <a:pt x="97" y="293"/>
                                      <a:pt x="106" y="311"/>
                                      <a:pt x="159" y="328"/>
                                    </a:cubicBezTo>
                                    <a:cubicBezTo>
                                      <a:pt x="203" y="355"/>
                                      <a:pt x="230" y="381"/>
                                      <a:pt x="248" y="381"/>
                                    </a:cubicBezTo>
                                    <a:cubicBezTo>
                                      <a:pt x="266" y="381"/>
                                      <a:pt x="293" y="355"/>
                                      <a:pt x="337" y="337"/>
                                    </a:cubicBezTo>
                                    <a:cubicBezTo>
                                      <a:pt x="390" y="311"/>
                                      <a:pt x="372" y="311"/>
                                      <a:pt x="390" y="258"/>
                                    </a:cubicBezTo>
                                    <a:cubicBezTo>
                                      <a:pt x="248" y="328"/>
                                      <a:pt x="248" y="328"/>
                                      <a:pt x="248" y="328"/>
                                    </a:cubicBezTo>
                                    <a:lnTo>
                                      <a:pt x="80" y="248"/>
                                    </a:lnTo>
                                    <a:close/>
                                    <a:moveTo>
                                      <a:pt x="487" y="124"/>
                                    </a:moveTo>
                                    <a:lnTo>
                                      <a:pt x="487" y="124"/>
                                    </a:lnTo>
                                    <a:cubicBezTo>
                                      <a:pt x="274" y="9"/>
                                      <a:pt x="274" y="9"/>
                                      <a:pt x="274" y="9"/>
                                    </a:cubicBezTo>
                                    <a:cubicBezTo>
                                      <a:pt x="266" y="0"/>
                                      <a:pt x="239" y="0"/>
                                      <a:pt x="221" y="9"/>
                                    </a:cubicBezTo>
                                    <a:cubicBezTo>
                                      <a:pt x="9" y="124"/>
                                      <a:pt x="9" y="124"/>
                                      <a:pt x="9" y="124"/>
                                    </a:cubicBezTo>
                                    <a:cubicBezTo>
                                      <a:pt x="0" y="133"/>
                                      <a:pt x="0" y="142"/>
                                      <a:pt x="9" y="160"/>
                                    </a:cubicBezTo>
                                    <a:cubicBezTo>
                                      <a:pt x="221" y="275"/>
                                      <a:pt x="221" y="275"/>
                                      <a:pt x="221" y="275"/>
                                    </a:cubicBezTo>
                                    <a:cubicBezTo>
                                      <a:pt x="239" y="284"/>
                                      <a:pt x="266" y="284"/>
                                      <a:pt x="274" y="275"/>
                                    </a:cubicBezTo>
                                    <a:cubicBezTo>
                                      <a:pt x="408" y="195"/>
                                      <a:pt x="408" y="195"/>
                                      <a:pt x="408" y="195"/>
                                    </a:cubicBezTo>
                                    <a:cubicBezTo>
                                      <a:pt x="266" y="160"/>
                                      <a:pt x="266" y="160"/>
                                      <a:pt x="266" y="160"/>
                                    </a:cubicBezTo>
                                    <a:cubicBezTo>
                                      <a:pt x="257" y="160"/>
                                      <a:pt x="257" y="168"/>
                                      <a:pt x="248" y="168"/>
                                    </a:cubicBezTo>
                                    <a:cubicBezTo>
                                      <a:pt x="221" y="168"/>
                                      <a:pt x="203" y="151"/>
                                      <a:pt x="203" y="133"/>
                                    </a:cubicBezTo>
                                    <a:cubicBezTo>
                                      <a:pt x="203" y="124"/>
                                      <a:pt x="221" y="107"/>
                                      <a:pt x="248" y="107"/>
                                    </a:cubicBezTo>
                                    <a:cubicBezTo>
                                      <a:pt x="266" y="107"/>
                                      <a:pt x="284" y="115"/>
                                      <a:pt x="293" y="124"/>
                                    </a:cubicBezTo>
                                    <a:cubicBezTo>
                                      <a:pt x="443" y="177"/>
                                      <a:pt x="443" y="177"/>
                                      <a:pt x="443" y="177"/>
                                    </a:cubicBezTo>
                                    <a:cubicBezTo>
                                      <a:pt x="487" y="160"/>
                                      <a:pt x="487" y="160"/>
                                      <a:pt x="487" y="160"/>
                                    </a:cubicBezTo>
                                    <a:cubicBezTo>
                                      <a:pt x="496" y="142"/>
                                      <a:pt x="496" y="133"/>
                                      <a:pt x="487" y="124"/>
                                    </a:cubicBezTo>
                                    <a:close/>
                                    <a:moveTo>
                                      <a:pt x="425" y="346"/>
                                    </a:moveTo>
                                    <a:lnTo>
                                      <a:pt x="425" y="346"/>
                                    </a:lnTo>
                                    <a:cubicBezTo>
                                      <a:pt x="416" y="355"/>
                                      <a:pt x="452" y="364"/>
                                      <a:pt x="461" y="337"/>
                                    </a:cubicBezTo>
                                    <a:cubicBezTo>
                                      <a:pt x="469" y="213"/>
                                      <a:pt x="443" y="177"/>
                                      <a:pt x="443" y="177"/>
                                    </a:cubicBezTo>
                                    <a:cubicBezTo>
                                      <a:pt x="408" y="195"/>
                                      <a:pt x="408" y="195"/>
                                      <a:pt x="408" y="195"/>
                                    </a:cubicBezTo>
                                    <a:cubicBezTo>
                                      <a:pt x="408" y="195"/>
                                      <a:pt x="443" y="222"/>
                                      <a:pt x="425" y="346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364455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wrap="none" lIns="34290" tIns="17145" rIns="34290" bIns="17145" anchor="ctr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52AEA16C" id="Freeform 101" o:spid="_x0000_s1026" style="width:17.6pt;height:13.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coordsize="497,3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" path="m80,248r,c97,293,106,311,159,328v44,27,71,53,89,53c266,381,293,355,337,337v53,-26,35,-26,53,-79c248,328,248,328,248,328l80,248xm487,124r,c274,9,274,9,274,9,266,,239,,221,9,9,124,9,124,9,124v-9,9,-9,18,,36c221,275,221,275,221,275v18,9,45,9,53,c408,195,408,195,408,195,266,160,266,160,266,160v-9,,-9,8,-18,8c221,168,203,151,203,133v,-9,18,-26,45,-26c266,107,284,115,293,124v150,53,150,53,150,53c487,160,487,160,487,160v9,-18,9,-27,,-36xm425,346r,c416,355,452,364,461,337,469,213,443,177,443,177v-35,18,-35,18,-35,18c408,195,443,222,425,346xe" fillcolor="#364455" stroked="f">
                      <v:path arrowok="t" o:connecttype="custom" o:connectlocs="16207690,50141944;16207690,50141944;32212711,66316591;50243525,77032665;68274338,68136115;79012209,52163887;50243525,66316591;16207690,50141944;98663927,25070748;98663927,25070748;55511126,1819524;44773705,1819524;1823573,25070748;1823573,32349743;44773705,55600966;55511126,55600966;82658906,39425870;53890221,32349743;50243525,33966848;41127009,26890721;50243525,21633669;59360491,25070748;89749629,35786821;98663927,32349743;98663927,25070748;86102933,69956088;86102933,69956088;93396326,68136115;89749629,35786821;82658906,39425870;86102933,69956088" o:connectangles="0,0,0,0,0,0,0,0,0,0,0,0,0,0,0,0,0,0,0,0,0,0,0,0,0,0,0,0,0,0,0"/>
                      <w10:anchorlock/>
                    </v:shape>
                  </w:pict>
                </mc:Fallback>
              </mc:AlternateContent>
            </w:r>
            <w:r w:rsidRPr="00A25AE8">
              <w:rPr>
                <w:rFonts w:asciiTheme="majorHAnsi" w:hAnsiTheme="majorHAnsi" w:cstheme="minorHAnsi"/>
                <w:b/>
                <w:noProof/>
                <w:color w:val="C7A163"/>
                <w:sz w:val="24"/>
              </w:rPr>
              <w:t xml:space="preserve"> </w:t>
            </w:r>
            <w:r w:rsidRPr="00A25AE8">
              <w:rPr>
                <w:rFonts w:asciiTheme="majorHAnsi" w:hAnsiTheme="majorHAnsi" w:cstheme="minorHAnsi"/>
                <w:b/>
                <w:noProof/>
                <w:color w:val="4F81BD"/>
                <w:sz w:val="24"/>
              </w:rPr>
              <w:t>EDUCATION</w:t>
            </w:r>
          </w:p>
          <w:p w14:paraId="708420EA" w14:textId="1B74067C" w:rsidR="006A07AA" w:rsidRPr="000F2A9F" w:rsidRDefault="008A3C96" w:rsidP="000D178B">
            <w:pPr>
              <w:pStyle w:val="ListParagraph"/>
              <w:numPr>
                <w:ilvl w:val="0"/>
                <w:numId w:val="1"/>
              </w:numPr>
              <w:spacing w:before="240" w:line="276" w:lineRule="auto"/>
              <w:ind w:right="245"/>
              <w:jc w:val="both"/>
              <w:rPr>
                <w:rFonts w:asciiTheme="majorHAnsi" w:hAnsiTheme="majorHAnsi" w:cstheme="minorHAnsi"/>
                <w:b/>
                <w:noProof/>
                <w:color w:val="C7A163"/>
                <w:sz w:val="24"/>
              </w:rPr>
            </w:pPr>
            <w:r w:rsidRPr="000F2A9F"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  <w:t>M</w:t>
            </w:r>
            <w:r w:rsidR="00C01F9B" w:rsidRPr="000F2A9F"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  <w:t>CA(Master of Computer Applications)</w:t>
            </w:r>
            <w:r w:rsidRPr="000F2A9F"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  <w:t xml:space="preserve"> from </w:t>
            </w:r>
            <w:r w:rsidR="00C01F9B" w:rsidRPr="000F2A9F"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  <w:t>Andhra University</w:t>
            </w:r>
            <w:r w:rsidRPr="000F2A9F"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  <w:t>, Visakhapatnam, in 2</w:t>
            </w:r>
            <w:r w:rsidR="00C01F9B" w:rsidRPr="000F2A9F"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  <w:t>016</w:t>
            </w:r>
            <w:r w:rsidR="00A86893" w:rsidRPr="000F2A9F"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  <w:t>.</w:t>
            </w:r>
          </w:p>
          <w:p w14:paraId="3DB9760C" w14:textId="27472C88" w:rsidR="00A86893" w:rsidRPr="004761D9" w:rsidRDefault="00A86893" w:rsidP="00A86893">
            <w:pPr>
              <w:spacing w:before="240"/>
              <w:ind w:right="245"/>
              <w:rPr>
                <w:rFonts w:asciiTheme="majorHAnsi" w:hAnsiTheme="majorHAnsi" w:cstheme="minorHAnsi"/>
                <w:b/>
                <w:noProof/>
                <w:color w:val="4F81BD"/>
                <w:sz w:val="24"/>
              </w:rPr>
            </w:pPr>
            <w:r w:rsidRPr="00A25AE8">
              <w:rPr>
                <w:rFonts w:asciiTheme="majorHAnsi" w:hAnsiTheme="majorHAnsi" w:cstheme="minorHAnsi"/>
                <w:noProof/>
                <w:color w:val="C7A163"/>
              </w:rPr>
              <mc:AlternateContent>
                <mc:Choice Requires="wps">
                  <w:drawing>
                    <wp:inline distT="0" distB="0" distL="0" distR="0" wp14:anchorId="0C1B3108" wp14:editId="0A34B46F">
                      <wp:extent cx="223837" cy="171450"/>
                      <wp:effectExtent l="0" t="0" r="5080" b="0"/>
                      <wp:docPr id="8" name="Freeform 101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2946D667-D330-C145-B6A6-D49E9F5B7648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3837" cy="171450"/>
                              </a:xfrm>
                              <a:custGeom>
                                <a:avLst/>
                                <a:gdLst>
                                  <a:gd name="T0" fmla="*/ 35987 w 497"/>
                                  <a:gd name="T1" fmla="*/ 111719 h 382"/>
                                  <a:gd name="T2" fmla="*/ 35987 w 497"/>
                                  <a:gd name="T3" fmla="*/ 111719 h 382"/>
                                  <a:gd name="T4" fmla="*/ 71524 w 497"/>
                                  <a:gd name="T5" fmla="*/ 147757 h 382"/>
                                  <a:gd name="T6" fmla="*/ 111559 w 497"/>
                                  <a:gd name="T7" fmla="*/ 171633 h 382"/>
                                  <a:gd name="T8" fmla="*/ 151594 w 497"/>
                                  <a:gd name="T9" fmla="*/ 151811 h 382"/>
                                  <a:gd name="T10" fmla="*/ 175436 w 497"/>
                                  <a:gd name="T11" fmla="*/ 116224 h 382"/>
                                  <a:gd name="T12" fmla="*/ 111559 w 497"/>
                                  <a:gd name="T13" fmla="*/ 147757 h 382"/>
                                  <a:gd name="T14" fmla="*/ 35987 w 497"/>
                                  <a:gd name="T15" fmla="*/ 111719 h 382"/>
                                  <a:gd name="T16" fmla="*/ 219070 w 497"/>
                                  <a:gd name="T17" fmla="*/ 55859 h 382"/>
                                  <a:gd name="T18" fmla="*/ 219070 w 497"/>
                                  <a:gd name="T19" fmla="*/ 55859 h 382"/>
                                  <a:gd name="T20" fmla="*/ 123255 w 497"/>
                                  <a:gd name="T21" fmla="*/ 4054 h 382"/>
                                  <a:gd name="T22" fmla="*/ 99414 w 497"/>
                                  <a:gd name="T23" fmla="*/ 4054 h 382"/>
                                  <a:gd name="T24" fmla="*/ 4049 w 497"/>
                                  <a:gd name="T25" fmla="*/ 55859 h 382"/>
                                  <a:gd name="T26" fmla="*/ 4049 w 497"/>
                                  <a:gd name="T27" fmla="*/ 72077 h 382"/>
                                  <a:gd name="T28" fmla="*/ 99414 w 497"/>
                                  <a:gd name="T29" fmla="*/ 123882 h 382"/>
                                  <a:gd name="T30" fmla="*/ 123255 w 497"/>
                                  <a:gd name="T31" fmla="*/ 123882 h 382"/>
                                  <a:gd name="T32" fmla="*/ 183533 w 497"/>
                                  <a:gd name="T33" fmla="*/ 87843 h 382"/>
                                  <a:gd name="T34" fmla="*/ 119656 w 497"/>
                                  <a:gd name="T35" fmla="*/ 72077 h 382"/>
                                  <a:gd name="T36" fmla="*/ 111559 w 497"/>
                                  <a:gd name="T37" fmla="*/ 75680 h 382"/>
                                  <a:gd name="T38" fmla="*/ 91317 w 497"/>
                                  <a:gd name="T39" fmla="*/ 59914 h 382"/>
                                  <a:gd name="T40" fmla="*/ 111559 w 497"/>
                                  <a:gd name="T41" fmla="*/ 48201 h 382"/>
                                  <a:gd name="T42" fmla="*/ 131802 w 497"/>
                                  <a:gd name="T43" fmla="*/ 55859 h 382"/>
                                  <a:gd name="T44" fmla="*/ 199277 w 497"/>
                                  <a:gd name="T45" fmla="*/ 79735 h 382"/>
                                  <a:gd name="T46" fmla="*/ 219070 w 497"/>
                                  <a:gd name="T47" fmla="*/ 72077 h 382"/>
                                  <a:gd name="T48" fmla="*/ 219070 w 497"/>
                                  <a:gd name="T49" fmla="*/ 55859 h 382"/>
                                  <a:gd name="T50" fmla="*/ 191180 w 497"/>
                                  <a:gd name="T51" fmla="*/ 155866 h 382"/>
                                  <a:gd name="T52" fmla="*/ 191180 w 497"/>
                                  <a:gd name="T53" fmla="*/ 155866 h 382"/>
                                  <a:gd name="T54" fmla="*/ 207374 w 497"/>
                                  <a:gd name="T55" fmla="*/ 151811 h 382"/>
                                  <a:gd name="T56" fmla="*/ 199277 w 497"/>
                                  <a:gd name="T57" fmla="*/ 79735 h 382"/>
                                  <a:gd name="T58" fmla="*/ 183533 w 497"/>
                                  <a:gd name="T59" fmla="*/ 87843 h 382"/>
                                  <a:gd name="T60" fmla="*/ 191180 w 497"/>
                                  <a:gd name="T61" fmla="*/ 155866 h 382"/>
                                  <a:gd name="T62" fmla="*/ 0 60000 65536"/>
                                  <a:gd name="T63" fmla="*/ 0 60000 65536"/>
                                  <a:gd name="T64" fmla="*/ 0 60000 65536"/>
                                  <a:gd name="T65" fmla="*/ 0 60000 65536"/>
                                  <a:gd name="T66" fmla="*/ 0 60000 65536"/>
                                  <a:gd name="T67" fmla="*/ 0 60000 65536"/>
                                  <a:gd name="T68" fmla="*/ 0 60000 65536"/>
                                  <a:gd name="T69" fmla="*/ 0 60000 65536"/>
                                  <a:gd name="T70" fmla="*/ 0 60000 65536"/>
                                  <a:gd name="T71" fmla="*/ 0 60000 65536"/>
                                  <a:gd name="T72" fmla="*/ 0 60000 65536"/>
                                  <a:gd name="T73" fmla="*/ 0 60000 65536"/>
                                  <a:gd name="T74" fmla="*/ 0 60000 65536"/>
                                  <a:gd name="T75" fmla="*/ 0 60000 65536"/>
                                  <a:gd name="T76" fmla="*/ 0 60000 65536"/>
                                  <a:gd name="T77" fmla="*/ 0 60000 65536"/>
                                  <a:gd name="T78" fmla="*/ 0 60000 65536"/>
                                  <a:gd name="T79" fmla="*/ 0 60000 65536"/>
                                  <a:gd name="T80" fmla="*/ 0 60000 65536"/>
                                  <a:gd name="T81" fmla="*/ 0 60000 65536"/>
                                  <a:gd name="T82" fmla="*/ 0 60000 65536"/>
                                  <a:gd name="T83" fmla="*/ 0 60000 65536"/>
                                  <a:gd name="T84" fmla="*/ 0 60000 65536"/>
                                  <a:gd name="T85" fmla="*/ 0 60000 65536"/>
                                  <a:gd name="T86" fmla="*/ 0 60000 65536"/>
                                  <a:gd name="T87" fmla="*/ 0 60000 65536"/>
                                  <a:gd name="T88" fmla="*/ 0 60000 65536"/>
                                  <a:gd name="T89" fmla="*/ 0 60000 65536"/>
                                  <a:gd name="T90" fmla="*/ 0 60000 65536"/>
                                  <a:gd name="T91" fmla="*/ 0 60000 65536"/>
                                  <a:gd name="T92" fmla="*/ 0 60000 65536"/>
                                </a:gdLst>
                                <a:ahLst/>
                                <a:cxnLst>
                                  <a:cxn ang="T62">
                                    <a:pos x="T0" y="T1"/>
                                  </a:cxn>
                                  <a:cxn ang="T63">
                                    <a:pos x="T2" y="T3"/>
                                  </a:cxn>
                                  <a:cxn ang="T64">
                                    <a:pos x="T4" y="T5"/>
                                  </a:cxn>
                                  <a:cxn ang="T65">
                                    <a:pos x="T6" y="T7"/>
                                  </a:cxn>
                                  <a:cxn ang="T66">
                                    <a:pos x="T8" y="T9"/>
                                  </a:cxn>
                                  <a:cxn ang="T67">
                                    <a:pos x="T10" y="T11"/>
                                  </a:cxn>
                                  <a:cxn ang="T68">
                                    <a:pos x="T12" y="T13"/>
                                  </a:cxn>
                                  <a:cxn ang="T69">
                                    <a:pos x="T14" y="T15"/>
                                  </a:cxn>
                                  <a:cxn ang="T70">
                                    <a:pos x="T16" y="T17"/>
                                  </a:cxn>
                                  <a:cxn ang="T71">
                                    <a:pos x="T18" y="T19"/>
                                  </a:cxn>
                                  <a:cxn ang="T72">
                                    <a:pos x="T20" y="T21"/>
                                  </a:cxn>
                                  <a:cxn ang="T73">
                                    <a:pos x="T22" y="T23"/>
                                  </a:cxn>
                                  <a:cxn ang="T74">
                                    <a:pos x="T24" y="T25"/>
                                  </a:cxn>
                                  <a:cxn ang="T75">
                                    <a:pos x="T26" y="T27"/>
                                  </a:cxn>
                                  <a:cxn ang="T76">
                                    <a:pos x="T28" y="T29"/>
                                  </a:cxn>
                                  <a:cxn ang="T77">
                                    <a:pos x="T30" y="T31"/>
                                  </a:cxn>
                                  <a:cxn ang="T78">
                                    <a:pos x="T32" y="T33"/>
                                  </a:cxn>
                                  <a:cxn ang="T79">
                                    <a:pos x="T34" y="T35"/>
                                  </a:cxn>
                                  <a:cxn ang="T80">
                                    <a:pos x="T36" y="T37"/>
                                  </a:cxn>
                                  <a:cxn ang="T81">
                                    <a:pos x="T38" y="T39"/>
                                  </a:cxn>
                                  <a:cxn ang="T82">
                                    <a:pos x="T40" y="T41"/>
                                  </a:cxn>
                                  <a:cxn ang="T83">
                                    <a:pos x="T42" y="T43"/>
                                  </a:cxn>
                                  <a:cxn ang="T84">
                                    <a:pos x="T44" y="T45"/>
                                  </a:cxn>
                                  <a:cxn ang="T85">
                                    <a:pos x="T46" y="T47"/>
                                  </a:cxn>
                                  <a:cxn ang="T86">
                                    <a:pos x="T48" y="T49"/>
                                  </a:cxn>
                                  <a:cxn ang="T87">
                                    <a:pos x="T50" y="T51"/>
                                  </a:cxn>
                                  <a:cxn ang="T88">
                                    <a:pos x="T52" y="T53"/>
                                  </a:cxn>
                                  <a:cxn ang="T89">
                                    <a:pos x="T54" y="T55"/>
                                  </a:cxn>
                                  <a:cxn ang="T90">
                                    <a:pos x="T56" y="T57"/>
                                  </a:cxn>
                                  <a:cxn ang="T91">
                                    <a:pos x="T58" y="T59"/>
                                  </a:cxn>
                                  <a:cxn ang="T92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497" h="382">
                                    <a:moveTo>
                                      <a:pt x="80" y="248"/>
                                    </a:moveTo>
                                    <a:lnTo>
                                      <a:pt x="80" y="248"/>
                                    </a:lnTo>
                                    <a:cubicBezTo>
                                      <a:pt x="97" y="293"/>
                                      <a:pt x="106" y="311"/>
                                      <a:pt x="159" y="328"/>
                                    </a:cubicBezTo>
                                    <a:cubicBezTo>
                                      <a:pt x="203" y="355"/>
                                      <a:pt x="230" y="381"/>
                                      <a:pt x="248" y="381"/>
                                    </a:cubicBezTo>
                                    <a:cubicBezTo>
                                      <a:pt x="266" y="381"/>
                                      <a:pt x="293" y="355"/>
                                      <a:pt x="337" y="337"/>
                                    </a:cubicBezTo>
                                    <a:cubicBezTo>
                                      <a:pt x="390" y="311"/>
                                      <a:pt x="372" y="311"/>
                                      <a:pt x="390" y="258"/>
                                    </a:cubicBezTo>
                                    <a:cubicBezTo>
                                      <a:pt x="248" y="328"/>
                                      <a:pt x="248" y="328"/>
                                      <a:pt x="248" y="328"/>
                                    </a:cubicBezTo>
                                    <a:lnTo>
                                      <a:pt x="80" y="248"/>
                                    </a:lnTo>
                                    <a:close/>
                                    <a:moveTo>
                                      <a:pt x="487" y="124"/>
                                    </a:moveTo>
                                    <a:lnTo>
                                      <a:pt x="487" y="124"/>
                                    </a:lnTo>
                                    <a:cubicBezTo>
                                      <a:pt x="274" y="9"/>
                                      <a:pt x="274" y="9"/>
                                      <a:pt x="274" y="9"/>
                                    </a:cubicBezTo>
                                    <a:cubicBezTo>
                                      <a:pt x="266" y="0"/>
                                      <a:pt x="239" y="0"/>
                                      <a:pt x="221" y="9"/>
                                    </a:cubicBezTo>
                                    <a:cubicBezTo>
                                      <a:pt x="9" y="124"/>
                                      <a:pt x="9" y="124"/>
                                      <a:pt x="9" y="124"/>
                                    </a:cubicBezTo>
                                    <a:cubicBezTo>
                                      <a:pt x="0" y="133"/>
                                      <a:pt x="0" y="142"/>
                                      <a:pt x="9" y="160"/>
                                    </a:cubicBezTo>
                                    <a:cubicBezTo>
                                      <a:pt x="221" y="275"/>
                                      <a:pt x="221" y="275"/>
                                      <a:pt x="221" y="275"/>
                                    </a:cubicBezTo>
                                    <a:cubicBezTo>
                                      <a:pt x="239" y="284"/>
                                      <a:pt x="266" y="284"/>
                                      <a:pt x="274" y="275"/>
                                    </a:cubicBezTo>
                                    <a:cubicBezTo>
                                      <a:pt x="408" y="195"/>
                                      <a:pt x="408" y="195"/>
                                      <a:pt x="408" y="195"/>
                                    </a:cubicBezTo>
                                    <a:cubicBezTo>
                                      <a:pt x="266" y="160"/>
                                      <a:pt x="266" y="160"/>
                                      <a:pt x="266" y="160"/>
                                    </a:cubicBezTo>
                                    <a:cubicBezTo>
                                      <a:pt x="257" y="160"/>
                                      <a:pt x="257" y="168"/>
                                      <a:pt x="248" y="168"/>
                                    </a:cubicBezTo>
                                    <a:cubicBezTo>
                                      <a:pt x="221" y="168"/>
                                      <a:pt x="203" y="151"/>
                                      <a:pt x="203" y="133"/>
                                    </a:cubicBezTo>
                                    <a:cubicBezTo>
                                      <a:pt x="203" y="124"/>
                                      <a:pt x="221" y="107"/>
                                      <a:pt x="248" y="107"/>
                                    </a:cubicBezTo>
                                    <a:cubicBezTo>
                                      <a:pt x="266" y="107"/>
                                      <a:pt x="284" y="115"/>
                                      <a:pt x="293" y="124"/>
                                    </a:cubicBezTo>
                                    <a:cubicBezTo>
                                      <a:pt x="443" y="177"/>
                                      <a:pt x="443" y="177"/>
                                      <a:pt x="443" y="177"/>
                                    </a:cubicBezTo>
                                    <a:cubicBezTo>
                                      <a:pt x="487" y="160"/>
                                      <a:pt x="487" y="160"/>
                                      <a:pt x="487" y="160"/>
                                    </a:cubicBezTo>
                                    <a:cubicBezTo>
                                      <a:pt x="496" y="142"/>
                                      <a:pt x="496" y="133"/>
                                      <a:pt x="487" y="124"/>
                                    </a:cubicBezTo>
                                    <a:close/>
                                    <a:moveTo>
                                      <a:pt x="425" y="346"/>
                                    </a:moveTo>
                                    <a:lnTo>
                                      <a:pt x="425" y="346"/>
                                    </a:lnTo>
                                    <a:cubicBezTo>
                                      <a:pt x="416" y="355"/>
                                      <a:pt x="452" y="364"/>
                                      <a:pt x="461" y="337"/>
                                    </a:cubicBezTo>
                                    <a:cubicBezTo>
                                      <a:pt x="469" y="213"/>
                                      <a:pt x="443" y="177"/>
                                      <a:pt x="443" y="177"/>
                                    </a:cubicBezTo>
                                    <a:cubicBezTo>
                                      <a:pt x="408" y="195"/>
                                      <a:pt x="408" y="195"/>
                                      <a:pt x="408" y="195"/>
                                    </a:cubicBezTo>
                                    <a:cubicBezTo>
                                      <a:pt x="408" y="195"/>
                                      <a:pt x="443" y="222"/>
                                      <a:pt x="425" y="346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364455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wrap="none" lIns="34290" tIns="17145" rIns="34290" bIns="17145" anchor="ctr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5B366729" id="Freeform 101" o:spid="_x0000_s1026" style="width:17.6pt;height:13.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coordsize="497,3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" path="m80,248r,c97,293,106,311,159,328v44,27,71,53,89,53c266,381,293,355,337,337v53,-26,35,-26,53,-79c248,328,248,328,248,328l80,248xm487,124r,c274,9,274,9,274,9,266,,239,,221,9,9,124,9,124,9,124v-9,9,-9,18,,36c221,275,221,275,221,275v18,9,45,9,53,c408,195,408,195,408,195,266,160,266,160,266,160v-9,,-9,8,-18,8c221,168,203,151,203,133v,-9,18,-26,45,-26c266,107,284,115,293,124v150,53,150,53,150,53c487,160,487,160,487,160v9,-18,9,-27,,-36xm425,346r,c416,355,452,364,461,337,469,213,443,177,443,177v-35,18,-35,18,-35,18c408,195,443,222,425,346xe" fillcolor="#364455" stroked="f">
                      <v:path arrowok="t" o:connecttype="custom" o:connectlocs="16207690,50141944;16207690,50141944;32212711,66316591;50243525,77032665;68274338,68136115;79012209,52163887;50243525,66316591;16207690,50141944;98663927,25070748;98663927,25070748;55511126,1819524;44773705,1819524;1823573,25070748;1823573,32349743;44773705,55600966;55511126,55600966;82658906,39425870;53890221,32349743;50243525,33966848;41127009,26890721;50243525,21633669;59360491,25070748;89749629,35786821;98663927,32349743;98663927,25070748;86102933,69956088;86102933,69956088;93396326,68136115;89749629,35786821;82658906,39425870;86102933,69956088" o:connectangles="0,0,0,0,0,0,0,0,0,0,0,0,0,0,0,0,0,0,0,0,0,0,0,0,0,0,0,0,0,0,0"/>
                      <w10:anchorlock/>
                    </v:shape>
                  </w:pict>
                </mc:Fallback>
              </mc:AlternateContent>
            </w:r>
            <w:r>
              <w:rPr>
                <w:rFonts w:asciiTheme="majorHAnsi" w:hAnsiTheme="majorHAnsi" w:cstheme="minorHAnsi"/>
                <w:b/>
                <w:noProof/>
                <w:color w:val="C7A163"/>
                <w:sz w:val="24"/>
              </w:rPr>
              <w:t xml:space="preserve"> </w:t>
            </w:r>
            <w:r w:rsidRPr="00A86893">
              <w:rPr>
                <w:rFonts w:asciiTheme="majorHAnsi" w:hAnsiTheme="majorHAnsi" w:cstheme="minorHAnsi"/>
                <w:b/>
                <w:noProof/>
                <w:color w:val="4F81BD"/>
                <w:sz w:val="24"/>
              </w:rPr>
              <w:t>CERTIFICATIONS</w:t>
            </w:r>
          </w:p>
          <w:p w14:paraId="3F8949D5" w14:textId="7ECF7819" w:rsidR="00725D2B" w:rsidRPr="00725D2B" w:rsidRDefault="00725D2B" w:rsidP="006310C2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</w:pPr>
            <w:r w:rsidRPr="00725D2B"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  <w:lang w:val="en-IN"/>
              </w:rPr>
              <w:t xml:space="preserve">Master Data Management (MDM) </w:t>
            </w:r>
            <w:r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  <w:lang w:val="en-IN"/>
              </w:rPr>
              <w:t>–</w:t>
            </w:r>
            <w:r w:rsidRPr="00725D2B"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  <w:lang w:val="en-IN"/>
              </w:rPr>
              <w:t xml:space="preserve"> </w:t>
            </w:r>
            <w:r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  <w:lang w:val="en-IN"/>
              </w:rPr>
              <w:t>Udemy</w:t>
            </w:r>
          </w:p>
          <w:p w14:paraId="42939A58" w14:textId="74717458" w:rsidR="00B84B1D" w:rsidRDefault="00B84B1D" w:rsidP="00BB4CEA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</w:pPr>
            <w:r w:rsidRPr="008457FE"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  <w:t xml:space="preserve">Certified Scrum Master </w:t>
            </w:r>
          </w:p>
          <w:p w14:paraId="7B328766" w14:textId="5DBC7978" w:rsidR="00757B94" w:rsidRDefault="00757B94" w:rsidP="00BB4CEA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</w:pPr>
            <w:r w:rsidRPr="00757B94"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  <w:t>Technology : Generative AI Foundation Curriculum</w:t>
            </w:r>
          </w:p>
          <w:p w14:paraId="6187FE74" w14:textId="2B93C24C" w:rsidR="00687404" w:rsidRDefault="00053758" w:rsidP="00BB4CEA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</w:pPr>
            <w:r w:rsidRPr="00053758"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  <w:t>Oracle database 12c : PLSQL Certificatio</w:t>
            </w:r>
            <w:r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  <w:t>n</w:t>
            </w:r>
          </w:p>
          <w:p w14:paraId="6233875D" w14:textId="134890AC" w:rsidR="00695A5E" w:rsidRPr="003D3D79" w:rsidRDefault="00053758" w:rsidP="00053758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Theme="majorHAnsi" w:hAnsiTheme="majorHAnsi" w:cstheme="minorHAnsi"/>
                <w:b/>
                <w:noProof/>
                <w:color w:val="C7A163"/>
                <w:sz w:val="24"/>
              </w:rPr>
            </w:pPr>
            <w:r w:rsidRPr="00C20B0A"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  <w:t>Retail : Foundation Certificate in Retail Operations</w:t>
            </w:r>
          </w:p>
        </w:tc>
        <w:tc>
          <w:tcPr>
            <w:tcW w:w="4690" w:type="dxa"/>
            <w:gridSpan w:val="2"/>
            <w:shd w:val="clear" w:color="auto" w:fill="auto"/>
          </w:tcPr>
          <w:p w14:paraId="6DDCEB1A" w14:textId="77777777" w:rsidR="00884284" w:rsidRPr="00A86893" w:rsidRDefault="00884284" w:rsidP="00A86893">
            <w:pPr>
              <w:spacing w:before="120"/>
              <w:rPr>
                <w:rFonts w:asciiTheme="majorHAnsi" w:hAnsiTheme="majorHAnsi" w:cstheme="minorHAnsi"/>
                <w:b/>
                <w:noProof/>
                <w:color w:val="4F81BD"/>
                <w:sz w:val="28"/>
                <w:szCs w:val="28"/>
              </w:rPr>
            </w:pPr>
            <w:r w:rsidRPr="00A25AE8">
              <w:rPr>
                <w:rFonts w:asciiTheme="majorHAnsi" w:hAnsiTheme="majorHAnsi" w:cstheme="minorHAnsi"/>
                <w:b/>
                <w:noProof/>
                <w:color w:val="4F81BD"/>
                <w:sz w:val="24"/>
              </w:rPr>
              <mc:AlternateContent>
                <mc:Choice Requires="wps">
                  <w:drawing>
                    <wp:inline distT="0" distB="0" distL="0" distR="0" wp14:anchorId="4815A76C" wp14:editId="01C4AEFB">
                      <wp:extent cx="240159" cy="188468"/>
                      <wp:effectExtent l="0" t="0" r="7620" b="2540"/>
                      <wp:docPr id="79" name="Freeform 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0" y="0"/>
                                <a:ext cx="240159" cy="188468"/>
                              </a:xfrm>
                              <a:custGeom>
                                <a:avLst/>
                                <a:gdLst>
                                  <a:gd name="T0" fmla="*/ 176 w 309"/>
                                  <a:gd name="T1" fmla="*/ 221 h 243"/>
                                  <a:gd name="T2" fmla="*/ 287 w 309"/>
                                  <a:gd name="T3" fmla="*/ 221 h 243"/>
                                  <a:gd name="T4" fmla="*/ 287 w 309"/>
                                  <a:gd name="T5" fmla="*/ 199 h 243"/>
                                  <a:gd name="T6" fmla="*/ 176 w 309"/>
                                  <a:gd name="T7" fmla="*/ 199 h 243"/>
                                  <a:gd name="T8" fmla="*/ 176 w 309"/>
                                  <a:gd name="T9" fmla="*/ 221 h 243"/>
                                  <a:gd name="T10" fmla="*/ 110 w 309"/>
                                  <a:gd name="T11" fmla="*/ 132 h 243"/>
                                  <a:gd name="T12" fmla="*/ 287 w 309"/>
                                  <a:gd name="T13" fmla="*/ 132 h 243"/>
                                  <a:gd name="T14" fmla="*/ 287 w 309"/>
                                  <a:gd name="T15" fmla="*/ 110 h 243"/>
                                  <a:gd name="T16" fmla="*/ 110 w 309"/>
                                  <a:gd name="T17" fmla="*/ 110 h 243"/>
                                  <a:gd name="T18" fmla="*/ 110 w 309"/>
                                  <a:gd name="T19" fmla="*/ 132 h 243"/>
                                  <a:gd name="T20" fmla="*/ 221 w 309"/>
                                  <a:gd name="T21" fmla="*/ 44 h 243"/>
                                  <a:gd name="T22" fmla="*/ 287 w 309"/>
                                  <a:gd name="T23" fmla="*/ 44 h 243"/>
                                  <a:gd name="T24" fmla="*/ 287 w 309"/>
                                  <a:gd name="T25" fmla="*/ 22 h 243"/>
                                  <a:gd name="T26" fmla="*/ 221 w 309"/>
                                  <a:gd name="T27" fmla="*/ 22 h 243"/>
                                  <a:gd name="T28" fmla="*/ 221 w 309"/>
                                  <a:gd name="T29" fmla="*/ 44 h 243"/>
                                  <a:gd name="T30" fmla="*/ 309 w 309"/>
                                  <a:gd name="T31" fmla="*/ 188 h 243"/>
                                  <a:gd name="T32" fmla="*/ 309 w 309"/>
                                  <a:gd name="T33" fmla="*/ 232 h 243"/>
                                  <a:gd name="T34" fmla="*/ 306 w 309"/>
                                  <a:gd name="T35" fmla="*/ 240 h 243"/>
                                  <a:gd name="T36" fmla="*/ 298 w 309"/>
                                  <a:gd name="T37" fmla="*/ 243 h 243"/>
                                  <a:gd name="T38" fmla="*/ 11 w 309"/>
                                  <a:gd name="T39" fmla="*/ 243 h 243"/>
                                  <a:gd name="T40" fmla="*/ 3 w 309"/>
                                  <a:gd name="T41" fmla="*/ 240 h 243"/>
                                  <a:gd name="T42" fmla="*/ 0 w 309"/>
                                  <a:gd name="T43" fmla="*/ 232 h 243"/>
                                  <a:gd name="T44" fmla="*/ 0 w 309"/>
                                  <a:gd name="T45" fmla="*/ 188 h 243"/>
                                  <a:gd name="T46" fmla="*/ 3 w 309"/>
                                  <a:gd name="T47" fmla="*/ 180 h 243"/>
                                  <a:gd name="T48" fmla="*/ 11 w 309"/>
                                  <a:gd name="T49" fmla="*/ 177 h 243"/>
                                  <a:gd name="T50" fmla="*/ 298 w 309"/>
                                  <a:gd name="T51" fmla="*/ 177 h 243"/>
                                  <a:gd name="T52" fmla="*/ 306 w 309"/>
                                  <a:gd name="T53" fmla="*/ 180 h 243"/>
                                  <a:gd name="T54" fmla="*/ 309 w 309"/>
                                  <a:gd name="T55" fmla="*/ 188 h 243"/>
                                  <a:gd name="T56" fmla="*/ 309 w 309"/>
                                  <a:gd name="T57" fmla="*/ 99 h 243"/>
                                  <a:gd name="T58" fmla="*/ 309 w 309"/>
                                  <a:gd name="T59" fmla="*/ 143 h 243"/>
                                  <a:gd name="T60" fmla="*/ 306 w 309"/>
                                  <a:gd name="T61" fmla="*/ 151 h 243"/>
                                  <a:gd name="T62" fmla="*/ 298 w 309"/>
                                  <a:gd name="T63" fmla="*/ 154 h 243"/>
                                  <a:gd name="T64" fmla="*/ 11 w 309"/>
                                  <a:gd name="T65" fmla="*/ 154 h 243"/>
                                  <a:gd name="T66" fmla="*/ 3 w 309"/>
                                  <a:gd name="T67" fmla="*/ 151 h 243"/>
                                  <a:gd name="T68" fmla="*/ 0 w 309"/>
                                  <a:gd name="T69" fmla="*/ 143 h 243"/>
                                  <a:gd name="T70" fmla="*/ 0 w 309"/>
                                  <a:gd name="T71" fmla="*/ 99 h 243"/>
                                  <a:gd name="T72" fmla="*/ 3 w 309"/>
                                  <a:gd name="T73" fmla="*/ 91 h 243"/>
                                  <a:gd name="T74" fmla="*/ 11 w 309"/>
                                  <a:gd name="T75" fmla="*/ 88 h 243"/>
                                  <a:gd name="T76" fmla="*/ 298 w 309"/>
                                  <a:gd name="T77" fmla="*/ 88 h 243"/>
                                  <a:gd name="T78" fmla="*/ 306 w 309"/>
                                  <a:gd name="T79" fmla="*/ 91 h 243"/>
                                  <a:gd name="T80" fmla="*/ 309 w 309"/>
                                  <a:gd name="T81" fmla="*/ 99 h 243"/>
                                  <a:gd name="T82" fmla="*/ 309 w 309"/>
                                  <a:gd name="T83" fmla="*/ 11 h 243"/>
                                  <a:gd name="T84" fmla="*/ 309 w 309"/>
                                  <a:gd name="T85" fmla="*/ 55 h 243"/>
                                  <a:gd name="T86" fmla="*/ 306 w 309"/>
                                  <a:gd name="T87" fmla="*/ 63 h 243"/>
                                  <a:gd name="T88" fmla="*/ 298 w 309"/>
                                  <a:gd name="T89" fmla="*/ 66 h 243"/>
                                  <a:gd name="T90" fmla="*/ 11 w 309"/>
                                  <a:gd name="T91" fmla="*/ 66 h 243"/>
                                  <a:gd name="T92" fmla="*/ 3 w 309"/>
                                  <a:gd name="T93" fmla="*/ 63 h 243"/>
                                  <a:gd name="T94" fmla="*/ 0 w 309"/>
                                  <a:gd name="T95" fmla="*/ 55 h 243"/>
                                  <a:gd name="T96" fmla="*/ 0 w 309"/>
                                  <a:gd name="T97" fmla="*/ 11 h 243"/>
                                  <a:gd name="T98" fmla="*/ 3 w 309"/>
                                  <a:gd name="T99" fmla="*/ 3 h 243"/>
                                  <a:gd name="T100" fmla="*/ 11 w 309"/>
                                  <a:gd name="T101" fmla="*/ 0 h 243"/>
                                  <a:gd name="T102" fmla="*/ 298 w 309"/>
                                  <a:gd name="T103" fmla="*/ 0 h 243"/>
                                  <a:gd name="T104" fmla="*/ 306 w 309"/>
                                  <a:gd name="T105" fmla="*/ 3 h 243"/>
                                  <a:gd name="T106" fmla="*/ 309 w 309"/>
                                  <a:gd name="T107" fmla="*/ 11 h 2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</a:cxnLst>
                                <a:rect l="0" t="0" r="r" b="b"/>
                                <a:pathLst>
                                  <a:path w="309" h="243">
                                    <a:moveTo>
                                      <a:pt x="176" y="221"/>
                                    </a:moveTo>
                                    <a:cubicBezTo>
                                      <a:pt x="287" y="221"/>
                                      <a:pt x="287" y="221"/>
                                      <a:pt x="287" y="221"/>
                                    </a:cubicBezTo>
                                    <a:cubicBezTo>
                                      <a:pt x="287" y="199"/>
                                      <a:pt x="287" y="199"/>
                                      <a:pt x="287" y="199"/>
                                    </a:cubicBezTo>
                                    <a:cubicBezTo>
                                      <a:pt x="176" y="199"/>
                                      <a:pt x="176" y="199"/>
                                      <a:pt x="176" y="199"/>
                                    </a:cubicBezTo>
                                    <a:lnTo>
                                      <a:pt x="176" y="221"/>
                                    </a:lnTo>
                                    <a:close/>
                                    <a:moveTo>
                                      <a:pt x="110" y="132"/>
                                    </a:moveTo>
                                    <a:cubicBezTo>
                                      <a:pt x="287" y="132"/>
                                      <a:pt x="287" y="132"/>
                                      <a:pt x="287" y="132"/>
                                    </a:cubicBezTo>
                                    <a:cubicBezTo>
                                      <a:pt x="287" y="110"/>
                                      <a:pt x="287" y="110"/>
                                      <a:pt x="287" y="110"/>
                                    </a:cubicBezTo>
                                    <a:cubicBezTo>
                                      <a:pt x="110" y="110"/>
                                      <a:pt x="110" y="110"/>
                                      <a:pt x="110" y="110"/>
                                    </a:cubicBezTo>
                                    <a:lnTo>
                                      <a:pt x="110" y="132"/>
                                    </a:lnTo>
                                    <a:close/>
                                    <a:moveTo>
                                      <a:pt x="221" y="44"/>
                                    </a:moveTo>
                                    <a:cubicBezTo>
                                      <a:pt x="287" y="44"/>
                                      <a:pt x="287" y="44"/>
                                      <a:pt x="287" y="44"/>
                                    </a:cubicBezTo>
                                    <a:cubicBezTo>
                                      <a:pt x="287" y="22"/>
                                      <a:pt x="287" y="22"/>
                                      <a:pt x="287" y="22"/>
                                    </a:cubicBezTo>
                                    <a:cubicBezTo>
                                      <a:pt x="221" y="22"/>
                                      <a:pt x="221" y="22"/>
                                      <a:pt x="221" y="22"/>
                                    </a:cubicBezTo>
                                    <a:lnTo>
                                      <a:pt x="221" y="44"/>
                                    </a:lnTo>
                                    <a:close/>
                                    <a:moveTo>
                                      <a:pt x="309" y="188"/>
                                    </a:moveTo>
                                    <a:cubicBezTo>
                                      <a:pt x="309" y="232"/>
                                      <a:pt x="309" y="232"/>
                                      <a:pt x="309" y="232"/>
                                    </a:cubicBezTo>
                                    <a:cubicBezTo>
                                      <a:pt x="309" y="235"/>
                                      <a:pt x="308" y="237"/>
                                      <a:pt x="306" y="240"/>
                                    </a:cubicBezTo>
                                    <a:cubicBezTo>
                                      <a:pt x="304" y="242"/>
                                      <a:pt x="301" y="243"/>
                                      <a:pt x="298" y="243"/>
                                    </a:cubicBezTo>
                                    <a:cubicBezTo>
                                      <a:pt x="11" y="243"/>
                                      <a:pt x="11" y="243"/>
                                      <a:pt x="11" y="243"/>
                                    </a:cubicBezTo>
                                    <a:cubicBezTo>
                                      <a:pt x="8" y="243"/>
                                      <a:pt x="5" y="242"/>
                                      <a:pt x="3" y="240"/>
                                    </a:cubicBezTo>
                                    <a:cubicBezTo>
                                      <a:pt x="1" y="237"/>
                                      <a:pt x="0" y="235"/>
                                      <a:pt x="0" y="232"/>
                                    </a:cubicBezTo>
                                    <a:cubicBezTo>
                                      <a:pt x="0" y="188"/>
                                      <a:pt x="0" y="188"/>
                                      <a:pt x="0" y="188"/>
                                    </a:cubicBezTo>
                                    <a:cubicBezTo>
                                      <a:pt x="0" y="185"/>
                                      <a:pt x="1" y="182"/>
                                      <a:pt x="3" y="180"/>
                                    </a:cubicBezTo>
                                    <a:cubicBezTo>
                                      <a:pt x="5" y="178"/>
                                      <a:pt x="8" y="177"/>
                                      <a:pt x="11" y="177"/>
                                    </a:cubicBezTo>
                                    <a:cubicBezTo>
                                      <a:pt x="298" y="177"/>
                                      <a:pt x="298" y="177"/>
                                      <a:pt x="298" y="177"/>
                                    </a:cubicBezTo>
                                    <a:cubicBezTo>
                                      <a:pt x="301" y="177"/>
                                      <a:pt x="304" y="178"/>
                                      <a:pt x="306" y="180"/>
                                    </a:cubicBezTo>
                                    <a:cubicBezTo>
                                      <a:pt x="308" y="182"/>
                                      <a:pt x="309" y="185"/>
                                      <a:pt x="309" y="188"/>
                                    </a:cubicBezTo>
                                    <a:close/>
                                    <a:moveTo>
                                      <a:pt x="309" y="99"/>
                                    </a:moveTo>
                                    <a:cubicBezTo>
                                      <a:pt x="309" y="143"/>
                                      <a:pt x="309" y="143"/>
                                      <a:pt x="309" y="143"/>
                                    </a:cubicBezTo>
                                    <a:cubicBezTo>
                                      <a:pt x="309" y="146"/>
                                      <a:pt x="308" y="149"/>
                                      <a:pt x="306" y="151"/>
                                    </a:cubicBezTo>
                                    <a:cubicBezTo>
                                      <a:pt x="304" y="153"/>
                                      <a:pt x="301" y="154"/>
                                      <a:pt x="298" y="154"/>
                                    </a:cubicBezTo>
                                    <a:cubicBezTo>
                                      <a:pt x="11" y="154"/>
                                      <a:pt x="11" y="154"/>
                                      <a:pt x="11" y="154"/>
                                    </a:cubicBezTo>
                                    <a:cubicBezTo>
                                      <a:pt x="8" y="154"/>
                                      <a:pt x="5" y="153"/>
                                      <a:pt x="3" y="151"/>
                                    </a:cubicBezTo>
                                    <a:cubicBezTo>
                                      <a:pt x="1" y="149"/>
                                      <a:pt x="0" y="146"/>
                                      <a:pt x="0" y="143"/>
                                    </a:cubicBezTo>
                                    <a:cubicBezTo>
                                      <a:pt x="0" y="99"/>
                                      <a:pt x="0" y="99"/>
                                      <a:pt x="0" y="99"/>
                                    </a:cubicBezTo>
                                    <a:cubicBezTo>
                                      <a:pt x="0" y="96"/>
                                      <a:pt x="1" y="94"/>
                                      <a:pt x="3" y="91"/>
                                    </a:cubicBezTo>
                                    <a:cubicBezTo>
                                      <a:pt x="5" y="89"/>
                                      <a:pt x="8" y="88"/>
                                      <a:pt x="11" y="88"/>
                                    </a:cubicBezTo>
                                    <a:cubicBezTo>
                                      <a:pt x="298" y="88"/>
                                      <a:pt x="298" y="88"/>
                                      <a:pt x="298" y="88"/>
                                    </a:cubicBezTo>
                                    <a:cubicBezTo>
                                      <a:pt x="301" y="88"/>
                                      <a:pt x="304" y="89"/>
                                      <a:pt x="306" y="91"/>
                                    </a:cubicBezTo>
                                    <a:cubicBezTo>
                                      <a:pt x="308" y="94"/>
                                      <a:pt x="309" y="96"/>
                                      <a:pt x="309" y="99"/>
                                    </a:cubicBezTo>
                                    <a:close/>
                                    <a:moveTo>
                                      <a:pt x="309" y="11"/>
                                    </a:moveTo>
                                    <a:cubicBezTo>
                                      <a:pt x="309" y="55"/>
                                      <a:pt x="309" y="55"/>
                                      <a:pt x="309" y="55"/>
                                    </a:cubicBezTo>
                                    <a:cubicBezTo>
                                      <a:pt x="309" y="58"/>
                                      <a:pt x="308" y="60"/>
                                      <a:pt x="306" y="63"/>
                                    </a:cubicBezTo>
                                    <a:cubicBezTo>
                                      <a:pt x="304" y="65"/>
                                      <a:pt x="301" y="66"/>
                                      <a:pt x="298" y="66"/>
                                    </a:cubicBezTo>
                                    <a:cubicBezTo>
                                      <a:pt x="11" y="66"/>
                                      <a:pt x="11" y="66"/>
                                      <a:pt x="11" y="66"/>
                                    </a:cubicBezTo>
                                    <a:cubicBezTo>
                                      <a:pt x="8" y="66"/>
                                      <a:pt x="5" y="65"/>
                                      <a:pt x="3" y="63"/>
                                    </a:cubicBezTo>
                                    <a:cubicBezTo>
                                      <a:pt x="1" y="60"/>
                                      <a:pt x="0" y="58"/>
                                      <a:pt x="0" y="55"/>
                                    </a:cubicBezTo>
                                    <a:cubicBezTo>
                                      <a:pt x="0" y="11"/>
                                      <a:pt x="0" y="11"/>
                                      <a:pt x="0" y="11"/>
                                    </a:cubicBezTo>
                                    <a:cubicBezTo>
                                      <a:pt x="0" y="8"/>
                                      <a:pt x="1" y="5"/>
                                      <a:pt x="3" y="3"/>
                                    </a:cubicBezTo>
                                    <a:cubicBezTo>
                                      <a:pt x="5" y="1"/>
                                      <a:pt x="8" y="0"/>
                                      <a:pt x="11" y="0"/>
                                    </a:cubicBezTo>
                                    <a:cubicBezTo>
                                      <a:pt x="298" y="0"/>
                                      <a:pt x="298" y="0"/>
                                      <a:pt x="298" y="0"/>
                                    </a:cubicBezTo>
                                    <a:cubicBezTo>
                                      <a:pt x="301" y="0"/>
                                      <a:pt x="304" y="1"/>
                                      <a:pt x="306" y="3"/>
                                    </a:cubicBezTo>
                                    <a:cubicBezTo>
                                      <a:pt x="308" y="5"/>
                                      <a:pt x="309" y="8"/>
                                      <a:pt x="309" y="11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364455"/>
                              </a:solidFill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712D944" id="Freeform 75" o:spid="_x0000_s1026" style="width:18.9pt;height:14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309,2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" path="m176,221v111,,111,,111,c287,199,287,199,287,199v-111,,-111,,-111,l176,221xm110,132v177,,177,,177,c287,110,287,110,287,110v-177,,-177,,-177,l110,132xm221,44v66,,66,,66,c287,22,287,22,287,22v-66,,-66,,-66,l221,44xm309,188v,44,,44,,44c309,235,308,237,306,240v-2,2,-5,3,-8,3c11,243,11,243,11,243v-3,,-6,-1,-8,-3c1,237,,235,,232,,188,,188,,188v,-3,1,-6,3,-8c5,178,8,177,11,177v287,,287,,287,c301,177,304,178,306,180v2,2,3,5,3,8xm309,99v,44,,44,,44c309,146,308,149,306,151v-2,2,-5,3,-8,3c11,154,11,154,11,154v-3,,-6,-1,-8,-3c1,149,,146,,143,,99,,99,,99,,96,1,94,3,91v2,-2,5,-3,8,-3c298,88,298,88,298,88v3,,6,1,8,3c308,94,309,96,309,99xm309,11v,44,,44,,44c309,58,308,60,306,63v-2,2,-5,3,-8,3c11,66,11,66,11,66,8,66,5,65,3,63,1,60,,58,,55,,11,,11,,11,,8,1,5,3,3,5,1,8,,11,,298,,298,,298,v3,,6,1,8,3c308,5,309,8,309,11xe" fillcolor="#364455" stroked="f">
                      <v:path arrowok="t" o:connecttype="custom" o:connectlocs="136790,171405;223060,171405;223060,154342;136790,154342;136790,171405;85493,102378;223060,102378;223060,85315;85493,85315;85493,102378;171764,34126;223060,34126;223060,17063;171764,17063;171764,34126;240159,145811;240159,179937;237827,186141;231610,188468;8549,188468;2332,186141;0,179937;0,145811;2332,139606;8549,137279;231610,137279;237827,139606;240159,145811;240159,76783;240159,110909;237827,117114;231610,119441;8549,119441;2332,117114;0,110909;0,76783;2332,70579;8549,68252;231610,68252;237827,70579;240159,76783;240159,8531;240159,42657;237827,48862;231610,51189;8549,51189;2332,48862;0,42657;0,8531;2332,2327;8549,0;231610,0;237827,2327;240159,8531" o:connectangles="0,0,0,0,0,0,0,0,0,0,0,0,0,0,0,0,0,0,0,0,0,0,0,0,0,0,0,0,0,0,0,0,0,0,0,0,0,0,0,0,0,0,0,0,0,0,0,0,0,0,0,0,0,0"/>
                      <o:lock v:ext="edit" verticies="t"/>
                      <w10:anchorlock/>
                    </v:shape>
                  </w:pict>
                </mc:Fallback>
              </mc:AlternateContent>
            </w:r>
            <w:r w:rsidRPr="00A25AE8">
              <w:rPr>
                <w:rFonts w:asciiTheme="majorHAnsi" w:hAnsiTheme="majorHAnsi" w:cstheme="minorHAnsi"/>
                <w:b/>
                <w:noProof/>
                <w:color w:val="4F81BD"/>
                <w:sz w:val="24"/>
              </w:rPr>
              <w:t xml:space="preserve"> </w:t>
            </w:r>
            <w:r w:rsidR="00A86893">
              <w:rPr>
                <w:rFonts w:asciiTheme="majorHAnsi" w:hAnsiTheme="majorHAnsi" w:cstheme="minorHAnsi"/>
                <w:b/>
                <w:noProof/>
                <w:color w:val="4F81BD"/>
                <w:sz w:val="28"/>
                <w:szCs w:val="28"/>
              </w:rPr>
              <w:t>CORE COMPETENCIES</w:t>
            </w:r>
          </w:p>
          <w:tbl>
            <w:tblPr>
              <w:tblStyle w:val="TableGrid"/>
              <w:tblW w:w="4904" w:type="dxa"/>
              <w:tblLayout w:type="fixed"/>
              <w:tblLook w:val="04A0" w:firstRow="1" w:lastRow="0" w:firstColumn="1" w:lastColumn="0" w:noHBand="0" w:noVBand="1"/>
            </w:tblPr>
            <w:tblGrid>
              <w:gridCol w:w="4609"/>
              <w:gridCol w:w="295"/>
            </w:tblGrid>
            <w:tr w:rsidR="00C20C04" w14:paraId="34F16EE1" w14:textId="77777777" w:rsidTr="00E8169A">
              <w:trPr>
                <w:trHeight w:val="4238"/>
              </w:trPr>
              <w:tc>
                <w:tcPr>
                  <w:tcW w:w="460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B46BC56" w14:textId="77777777" w:rsidR="005369DA" w:rsidRDefault="005369DA" w:rsidP="00BB4CEA">
                  <w:pPr>
                    <w:pStyle w:val="ListParagraph"/>
                    <w:numPr>
                      <w:ilvl w:val="0"/>
                      <w:numId w:val="1"/>
                    </w:numPr>
                    <w:spacing w:before="103"/>
                    <w:jc w:val="both"/>
                    <w:rPr>
                      <w:rFonts w:asciiTheme="majorHAnsi" w:hAnsiTheme="majorHAnsi" w:cs="Tahoma"/>
                      <w:noProof/>
                      <w:color w:val="000000" w:themeColor="text1"/>
                      <w:sz w:val="20"/>
                      <w:szCs w:val="20"/>
                    </w:rPr>
                  </w:pPr>
                  <w:r w:rsidRPr="005369DA">
                    <w:rPr>
                      <w:rFonts w:asciiTheme="majorHAnsi" w:hAnsiTheme="majorHAnsi" w:cs="Tahoma"/>
                      <w:b/>
                      <w:bCs/>
                      <w:noProof/>
                      <w:color w:val="000000" w:themeColor="text1"/>
                      <w:sz w:val="20"/>
                      <w:szCs w:val="20"/>
                    </w:rPr>
                    <w:t xml:space="preserve">Data Governance &amp; Stewardship: </w:t>
                  </w:r>
                  <w:r w:rsidRPr="005369DA">
                    <w:rPr>
                      <w:rFonts w:asciiTheme="majorHAnsi" w:hAnsiTheme="majorHAnsi" w:cs="Tahoma"/>
                      <w:noProof/>
                      <w:color w:val="000000" w:themeColor="text1"/>
                      <w:sz w:val="20"/>
                      <w:szCs w:val="20"/>
                    </w:rPr>
                    <w:t>Collibra (IDNAP), data lineage, metadata management, governance frameworks</w:t>
                  </w:r>
                </w:p>
                <w:p w14:paraId="2C694EDD" w14:textId="6AC6582E" w:rsidR="00EF17E5" w:rsidRDefault="00EF17E5" w:rsidP="00BB4CEA">
                  <w:pPr>
                    <w:pStyle w:val="ListParagraph"/>
                    <w:numPr>
                      <w:ilvl w:val="0"/>
                      <w:numId w:val="1"/>
                    </w:numPr>
                    <w:spacing w:before="103"/>
                    <w:jc w:val="both"/>
                    <w:rPr>
                      <w:rFonts w:asciiTheme="majorHAnsi" w:hAnsiTheme="majorHAnsi" w:cs="Tahoma"/>
                      <w:noProof/>
                      <w:color w:val="000000" w:themeColor="text1"/>
                      <w:sz w:val="20"/>
                      <w:szCs w:val="20"/>
                    </w:rPr>
                  </w:pPr>
                  <w:r w:rsidRPr="00EF17E5">
                    <w:rPr>
                      <w:rFonts w:asciiTheme="majorHAnsi" w:hAnsiTheme="majorHAnsi" w:cs="Tahoma"/>
                      <w:b/>
                      <w:bCs/>
                      <w:noProof/>
                      <w:color w:val="000000" w:themeColor="text1"/>
                      <w:sz w:val="20"/>
                      <w:szCs w:val="20"/>
                    </w:rPr>
                    <w:t>Master Data Management (MDM):</w:t>
                  </w:r>
                  <w:r w:rsidRPr="00EF17E5">
                    <w:rPr>
                      <w:rFonts w:asciiTheme="majorHAnsi" w:hAnsiTheme="majorHAnsi" w:cs="Tahoma"/>
                      <w:noProof/>
                      <w:color w:val="000000" w:themeColor="text1"/>
                      <w:sz w:val="20"/>
                      <w:szCs w:val="20"/>
                    </w:rPr>
                    <w:t xml:space="preserve"> GS1 GDSN, OFP, Trade Item Hub, schema design, ownership frameworks</w:t>
                  </w:r>
                  <w:r>
                    <w:rPr>
                      <w:rFonts w:asciiTheme="majorHAnsi" w:hAnsiTheme="majorHAnsi" w:cs="Tahoma"/>
                      <w:noProof/>
                      <w:color w:val="000000" w:themeColor="text1"/>
                      <w:sz w:val="20"/>
                      <w:szCs w:val="20"/>
                    </w:rPr>
                    <w:t>.</w:t>
                  </w:r>
                </w:p>
                <w:p w14:paraId="4CD329EE" w14:textId="3B4ECE82" w:rsidR="00EF17E5" w:rsidRDefault="00EF17E5" w:rsidP="00BB4CEA">
                  <w:pPr>
                    <w:pStyle w:val="ListParagraph"/>
                    <w:numPr>
                      <w:ilvl w:val="0"/>
                      <w:numId w:val="1"/>
                    </w:numPr>
                    <w:spacing w:before="103"/>
                    <w:jc w:val="both"/>
                    <w:rPr>
                      <w:rFonts w:asciiTheme="majorHAnsi" w:hAnsiTheme="majorHAnsi" w:cs="Tahoma"/>
                      <w:noProof/>
                      <w:color w:val="000000" w:themeColor="text1"/>
                      <w:sz w:val="20"/>
                      <w:szCs w:val="20"/>
                    </w:rPr>
                  </w:pPr>
                  <w:r w:rsidRPr="00EF17E5">
                    <w:rPr>
                      <w:rFonts w:asciiTheme="majorHAnsi" w:hAnsiTheme="majorHAnsi" w:cs="Tahoma"/>
                      <w:b/>
                      <w:bCs/>
                      <w:noProof/>
                      <w:color w:val="000000" w:themeColor="text1"/>
                      <w:sz w:val="20"/>
                      <w:szCs w:val="20"/>
                    </w:rPr>
                    <w:t>Data Quality &amp; Standardization:</w:t>
                  </w:r>
                  <w:r w:rsidRPr="00EF17E5">
                    <w:rPr>
                      <w:rFonts w:asciiTheme="majorHAnsi" w:hAnsiTheme="majorHAnsi" w:cs="Tahoma"/>
                      <w:noProof/>
                      <w:color w:val="000000" w:themeColor="text1"/>
                      <w:sz w:val="20"/>
                      <w:szCs w:val="20"/>
                    </w:rPr>
                    <w:t xml:space="preserve"> Data validation, cleansing, transformation, automation, quality control</w:t>
                  </w:r>
                </w:p>
                <w:p w14:paraId="412A3CC5" w14:textId="188D4A39" w:rsidR="00F849DA" w:rsidRPr="005369DA" w:rsidRDefault="00F849DA" w:rsidP="00BB4CEA">
                  <w:pPr>
                    <w:pStyle w:val="ListParagraph"/>
                    <w:numPr>
                      <w:ilvl w:val="0"/>
                      <w:numId w:val="1"/>
                    </w:numPr>
                    <w:spacing w:before="103"/>
                    <w:jc w:val="both"/>
                    <w:rPr>
                      <w:rFonts w:asciiTheme="majorHAnsi" w:hAnsiTheme="majorHAnsi" w:cs="Tahoma"/>
                      <w:noProof/>
                      <w:color w:val="000000" w:themeColor="text1"/>
                      <w:sz w:val="20"/>
                      <w:szCs w:val="20"/>
                    </w:rPr>
                  </w:pPr>
                  <w:r w:rsidRPr="00F849DA">
                    <w:rPr>
                      <w:rFonts w:asciiTheme="majorHAnsi" w:hAnsiTheme="majorHAnsi" w:cs="Tahoma"/>
                      <w:b/>
                      <w:bCs/>
                      <w:noProof/>
                      <w:color w:val="000000" w:themeColor="text1"/>
                      <w:sz w:val="20"/>
                      <w:szCs w:val="20"/>
                    </w:rPr>
                    <w:t>Analytical &amp; Quantitative Skills:</w:t>
                  </w:r>
                  <w:r w:rsidRPr="00F849DA">
                    <w:rPr>
                      <w:rFonts w:asciiTheme="majorHAnsi" w:hAnsiTheme="majorHAnsi" w:cs="Tahoma"/>
                      <w:noProof/>
                      <w:color w:val="000000" w:themeColor="text1"/>
                      <w:sz w:val="20"/>
                      <w:szCs w:val="20"/>
                    </w:rPr>
                    <w:t xml:space="preserve"> SQL, Python, Power BI, Exce</w:t>
                  </w:r>
                  <w:r>
                    <w:rPr>
                      <w:rFonts w:asciiTheme="majorHAnsi" w:hAnsiTheme="majorHAnsi" w:cs="Tahoma"/>
                      <w:noProof/>
                      <w:color w:val="000000" w:themeColor="text1"/>
                      <w:sz w:val="20"/>
                      <w:szCs w:val="20"/>
                    </w:rPr>
                    <w:t>l(Advacned),</w:t>
                  </w:r>
                  <w:r w:rsidRPr="00F849DA">
                    <w:rPr>
                      <w:rFonts w:asciiTheme="majorHAnsi" w:hAnsiTheme="majorHAnsi" w:cs="Tahoma"/>
                      <w:noProof/>
                      <w:color w:val="000000" w:themeColor="text1"/>
                      <w:sz w:val="20"/>
                      <w:szCs w:val="20"/>
                    </w:rPr>
                    <w:t xml:space="preserve"> mathematic</w:t>
                  </w:r>
                  <w:r>
                    <w:rPr>
                      <w:rFonts w:asciiTheme="majorHAnsi" w:hAnsiTheme="majorHAnsi" w:cs="Tahoma"/>
                      <w:noProof/>
                      <w:color w:val="000000" w:themeColor="text1"/>
                      <w:sz w:val="20"/>
                      <w:szCs w:val="20"/>
                    </w:rPr>
                    <w:t xml:space="preserve">al </w:t>
                  </w:r>
                  <w:r w:rsidRPr="00F849DA">
                    <w:rPr>
                      <w:rFonts w:asciiTheme="majorHAnsi" w:hAnsiTheme="majorHAnsi" w:cs="Tahoma"/>
                      <w:noProof/>
                      <w:color w:val="000000" w:themeColor="text1"/>
                      <w:sz w:val="20"/>
                      <w:szCs w:val="20"/>
                    </w:rPr>
                    <w:t>statistic</w:t>
                  </w:r>
                  <w:r>
                    <w:rPr>
                      <w:rFonts w:asciiTheme="majorHAnsi" w:hAnsiTheme="majorHAnsi" w:cs="Tahoma"/>
                      <w:noProof/>
                      <w:color w:val="000000" w:themeColor="text1"/>
                      <w:sz w:val="20"/>
                      <w:szCs w:val="20"/>
                    </w:rPr>
                    <w:t>al</w:t>
                  </w:r>
                  <w:r w:rsidR="005671B0">
                    <w:rPr>
                      <w:rFonts w:asciiTheme="majorHAnsi" w:hAnsiTheme="majorHAnsi" w:cs="Tahoma"/>
                      <w:noProof/>
                      <w:color w:val="000000" w:themeColor="text1"/>
                      <w:sz w:val="20"/>
                      <w:szCs w:val="20"/>
                    </w:rPr>
                    <w:t xml:space="preserve"> mindset</w:t>
                  </w:r>
                </w:p>
                <w:p w14:paraId="6F51EF7D" w14:textId="40D01F1F" w:rsidR="000726BA" w:rsidRDefault="000726BA" w:rsidP="00BB4CEA">
                  <w:pPr>
                    <w:pStyle w:val="ListParagraph"/>
                    <w:numPr>
                      <w:ilvl w:val="0"/>
                      <w:numId w:val="1"/>
                    </w:numPr>
                    <w:spacing w:before="103"/>
                    <w:jc w:val="both"/>
                    <w:rPr>
                      <w:rFonts w:asciiTheme="majorHAnsi" w:hAnsiTheme="majorHAnsi" w:cs="Tahoma"/>
                      <w:noProof/>
                      <w:color w:val="000000" w:themeColor="text1"/>
                      <w:sz w:val="20"/>
                      <w:szCs w:val="20"/>
                    </w:rPr>
                  </w:pPr>
                  <w:r w:rsidRPr="000726BA">
                    <w:rPr>
                      <w:rFonts w:asciiTheme="majorHAnsi" w:hAnsiTheme="majorHAnsi" w:cs="Tahoma"/>
                      <w:b/>
                      <w:bCs/>
                      <w:noProof/>
                      <w:color w:val="000000" w:themeColor="text1"/>
                      <w:sz w:val="20"/>
                      <w:szCs w:val="20"/>
                    </w:rPr>
                    <w:t>Database &amp; Architecture</w:t>
                  </w:r>
                  <w:r w:rsidRPr="000726BA">
                    <w:rPr>
                      <w:rFonts w:asciiTheme="majorHAnsi" w:hAnsiTheme="majorHAnsi" w:cs="Tahoma"/>
                      <w:noProof/>
                      <w:color w:val="000000" w:themeColor="text1"/>
                      <w:sz w:val="20"/>
                      <w:szCs w:val="20"/>
                    </w:rPr>
                    <w:t>: Oracle, PostgreSQL, MongoDB, SQL Server,Schema Design</w:t>
                  </w:r>
                  <w:r w:rsidR="009C1EEC">
                    <w:rPr>
                      <w:rFonts w:asciiTheme="majorHAnsi" w:hAnsiTheme="majorHAnsi" w:cs="Tahoma"/>
                      <w:noProof/>
                      <w:color w:val="000000" w:themeColor="text1"/>
                      <w:sz w:val="20"/>
                      <w:szCs w:val="20"/>
                    </w:rPr>
                    <w:t>.</w:t>
                  </w:r>
                </w:p>
                <w:p w14:paraId="64526836" w14:textId="1D1ABC6E" w:rsidR="00AE7BDC" w:rsidRPr="009C1EEC" w:rsidRDefault="00AE7BDC" w:rsidP="00C57BD4">
                  <w:pPr>
                    <w:pStyle w:val="ListParagraph"/>
                    <w:numPr>
                      <w:ilvl w:val="0"/>
                      <w:numId w:val="1"/>
                    </w:numPr>
                    <w:spacing w:before="103"/>
                    <w:jc w:val="both"/>
                    <w:rPr>
                      <w:rFonts w:asciiTheme="majorHAnsi" w:hAnsiTheme="majorHAnsi" w:cs="Tahoma"/>
                      <w:noProof/>
                      <w:color w:val="000000" w:themeColor="text1"/>
                      <w:sz w:val="20"/>
                      <w:szCs w:val="20"/>
                      <w:lang w:val="en-IN"/>
                    </w:rPr>
                  </w:pPr>
                  <w:r w:rsidRPr="00AE7BDC">
                    <w:rPr>
                      <w:rFonts w:asciiTheme="majorHAnsi" w:hAnsiTheme="majorHAnsi" w:cs="Tahoma"/>
                      <w:b/>
                      <w:bCs/>
                      <w:noProof/>
                      <w:color w:val="000000" w:themeColor="text1"/>
                      <w:sz w:val="20"/>
                      <w:szCs w:val="20"/>
                    </w:rPr>
                    <w:t>Data-Driven Decision Support:</w:t>
                  </w:r>
                  <w:r w:rsidRPr="00AE7BDC">
                    <w:rPr>
                      <w:rFonts w:asciiTheme="majorHAnsi" w:hAnsiTheme="majorHAnsi" w:cs="Tahoma"/>
                      <w:noProof/>
                      <w:color w:val="000000" w:themeColor="text1"/>
                      <w:sz w:val="20"/>
                      <w:szCs w:val="20"/>
                    </w:rPr>
                    <w:t xml:space="preserve"> Insight generation, business storytelling, process improvement</w:t>
                  </w:r>
                </w:p>
                <w:p w14:paraId="69A4FD05" w14:textId="2B4282AF" w:rsidR="007F7AD1" w:rsidRPr="00CF70CF" w:rsidRDefault="007F7AD1" w:rsidP="00BB4CEA">
                  <w:pPr>
                    <w:pStyle w:val="ListParagraph"/>
                    <w:numPr>
                      <w:ilvl w:val="0"/>
                      <w:numId w:val="1"/>
                    </w:numPr>
                    <w:spacing w:before="103"/>
                    <w:jc w:val="both"/>
                    <w:rPr>
                      <w:rFonts w:asciiTheme="majorHAnsi" w:hAnsiTheme="majorHAnsi" w:cs="Tahoma"/>
                      <w:noProof/>
                      <w:color w:val="000000" w:themeColor="text1"/>
                      <w:sz w:val="20"/>
                      <w:szCs w:val="20"/>
                      <w:lang w:val="en-IN"/>
                    </w:rPr>
                  </w:pPr>
                  <w:r w:rsidRPr="007F7AD1">
                    <w:rPr>
                      <w:rFonts w:asciiTheme="majorHAnsi" w:hAnsiTheme="majorHAnsi" w:cs="Tahoma"/>
                      <w:b/>
                      <w:bCs/>
                      <w:noProof/>
                      <w:color w:val="000000" w:themeColor="text1"/>
                      <w:sz w:val="20"/>
                      <w:szCs w:val="20"/>
                    </w:rPr>
                    <w:t>Project &amp; Process Management</w:t>
                  </w:r>
                  <w:r w:rsidRPr="007F7AD1">
                    <w:rPr>
                      <w:rFonts w:asciiTheme="majorHAnsi" w:hAnsiTheme="majorHAnsi" w:cs="Tahoma"/>
                      <w:noProof/>
                      <w:color w:val="000000" w:themeColor="text1"/>
                      <w:sz w:val="20"/>
                      <w:szCs w:val="20"/>
                    </w:rPr>
                    <w:t>: Agile (Scrum, SAFe), Documentation, Stakeholder Engagement, SLA Governance</w:t>
                  </w:r>
                </w:p>
                <w:p w14:paraId="453D7877" w14:textId="3E05846D" w:rsidR="00CF70CF" w:rsidRPr="008C627F" w:rsidRDefault="00CF70CF" w:rsidP="00BB4CEA">
                  <w:pPr>
                    <w:pStyle w:val="ListParagraph"/>
                    <w:numPr>
                      <w:ilvl w:val="0"/>
                      <w:numId w:val="1"/>
                    </w:numPr>
                    <w:spacing w:before="103"/>
                    <w:jc w:val="both"/>
                    <w:rPr>
                      <w:rFonts w:asciiTheme="majorHAnsi" w:hAnsiTheme="majorHAnsi" w:cs="Tahoma"/>
                      <w:noProof/>
                      <w:color w:val="000000" w:themeColor="text1"/>
                      <w:sz w:val="20"/>
                      <w:szCs w:val="20"/>
                      <w:lang w:val="en-IN"/>
                    </w:rPr>
                  </w:pPr>
                  <w:r>
                    <w:rPr>
                      <w:rFonts w:asciiTheme="majorHAnsi" w:hAnsiTheme="majorHAnsi" w:cs="Tahoma"/>
                      <w:noProof/>
                      <w:color w:val="000000" w:themeColor="text1"/>
                      <w:sz w:val="20"/>
                      <w:szCs w:val="20"/>
                    </w:rPr>
                    <w:t xml:space="preserve">Deep expertise in </w:t>
                  </w:r>
                  <w:r w:rsidRPr="003114B3">
                    <w:rPr>
                      <w:rFonts w:asciiTheme="majorHAnsi" w:hAnsiTheme="majorHAnsi" w:cs="Tahoma"/>
                      <w:b/>
                      <w:bCs/>
                      <w:noProof/>
                      <w:color w:val="000000" w:themeColor="text1"/>
                      <w:sz w:val="20"/>
                      <w:szCs w:val="20"/>
                    </w:rPr>
                    <w:t xml:space="preserve">IKEA </w:t>
                  </w:r>
                  <w:r w:rsidR="003A69B3">
                    <w:rPr>
                      <w:rFonts w:asciiTheme="majorHAnsi" w:hAnsiTheme="majorHAnsi" w:cs="Tahoma"/>
                      <w:b/>
                      <w:bCs/>
                      <w:noProof/>
                      <w:color w:val="000000" w:themeColor="text1"/>
                      <w:sz w:val="20"/>
                      <w:szCs w:val="20"/>
                    </w:rPr>
                    <w:t>R</w:t>
                  </w:r>
                  <w:r w:rsidR="009D3533">
                    <w:rPr>
                      <w:rFonts w:asciiTheme="majorHAnsi" w:hAnsiTheme="majorHAnsi" w:cs="Tahoma"/>
                      <w:b/>
                      <w:bCs/>
                      <w:noProof/>
                      <w:color w:val="000000" w:themeColor="text1"/>
                      <w:sz w:val="20"/>
                      <w:szCs w:val="20"/>
                    </w:rPr>
                    <w:t>ange and Supply Databases,</w:t>
                  </w:r>
                  <w:r w:rsidR="009B029B">
                    <w:rPr>
                      <w:rFonts w:asciiTheme="majorHAnsi" w:hAnsiTheme="majorHAnsi" w:cs="Tahoma"/>
                      <w:b/>
                      <w:bCs/>
                      <w:noProof/>
                      <w:color w:val="000000" w:themeColor="text1"/>
                      <w:sz w:val="20"/>
                      <w:szCs w:val="20"/>
                    </w:rPr>
                    <w:t>applications,</w:t>
                  </w:r>
                  <w:r w:rsidR="009D3533">
                    <w:rPr>
                      <w:rFonts w:asciiTheme="majorHAnsi" w:hAnsiTheme="majorHAnsi" w:cs="Tahoma"/>
                      <w:b/>
                      <w:bCs/>
                      <w:noProof/>
                      <w:color w:val="000000" w:themeColor="text1"/>
                      <w:sz w:val="20"/>
                      <w:szCs w:val="20"/>
                    </w:rPr>
                    <w:t>business</w:t>
                  </w:r>
                  <w:r w:rsidR="00966698">
                    <w:rPr>
                      <w:rFonts w:asciiTheme="majorHAnsi" w:hAnsiTheme="majorHAnsi" w:cs="Tahoma"/>
                      <w:b/>
                      <w:bCs/>
                      <w:noProof/>
                      <w:color w:val="000000" w:themeColor="text1"/>
                      <w:sz w:val="20"/>
                      <w:szCs w:val="20"/>
                    </w:rPr>
                    <w:t xml:space="preserve"> a</w:t>
                  </w:r>
                  <w:r w:rsidR="009D3533">
                    <w:rPr>
                      <w:rFonts w:asciiTheme="majorHAnsi" w:hAnsiTheme="majorHAnsi" w:cs="Tahoma"/>
                      <w:b/>
                      <w:bCs/>
                      <w:noProof/>
                      <w:color w:val="000000" w:themeColor="text1"/>
                      <w:sz w:val="20"/>
                      <w:szCs w:val="20"/>
                    </w:rPr>
                    <w:t>r</w:t>
                  </w:r>
                  <w:r w:rsidR="009B029B">
                    <w:rPr>
                      <w:rFonts w:asciiTheme="majorHAnsi" w:hAnsiTheme="majorHAnsi" w:cs="Tahoma"/>
                      <w:b/>
                      <w:bCs/>
                      <w:noProof/>
                      <w:color w:val="000000" w:themeColor="text1"/>
                      <w:sz w:val="20"/>
                      <w:szCs w:val="20"/>
                    </w:rPr>
                    <w:t>ch</w:t>
                  </w:r>
                  <w:r w:rsidR="00D120AD">
                    <w:rPr>
                      <w:rFonts w:asciiTheme="majorHAnsi" w:hAnsiTheme="majorHAnsi" w:cs="Tahoma"/>
                      <w:b/>
                      <w:bCs/>
                      <w:noProof/>
                      <w:color w:val="000000" w:themeColor="text1"/>
                      <w:sz w:val="20"/>
                      <w:szCs w:val="20"/>
                    </w:rPr>
                    <w:t>itec</w:t>
                  </w:r>
                  <w:r w:rsidR="00946C57">
                    <w:rPr>
                      <w:rFonts w:asciiTheme="majorHAnsi" w:hAnsiTheme="majorHAnsi" w:cs="Tahoma"/>
                      <w:b/>
                      <w:bCs/>
                      <w:noProof/>
                      <w:color w:val="000000" w:themeColor="text1"/>
                      <w:sz w:val="20"/>
                      <w:szCs w:val="20"/>
                    </w:rPr>
                    <w:t>tures</w:t>
                  </w:r>
                  <w:r w:rsidR="00966698">
                    <w:rPr>
                      <w:rFonts w:asciiTheme="majorHAnsi" w:hAnsiTheme="majorHAnsi" w:cs="Tahoma"/>
                      <w:b/>
                      <w:bCs/>
                      <w:noProof/>
                      <w:color w:val="000000" w:themeColor="text1"/>
                      <w:sz w:val="20"/>
                      <w:szCs w:val="20"/>
                    </w:rPr>
                    <w:t xml:space="preserve"> &amp;</w:t>
                  </w:r>
                  <w:r w:rsidR="009B029B">
                    <w:rPr>
                      <w:rFonts w:asciiTheme="majorHAnsi" w:hAnsiTheme="majorHAnsi" w:cs="Tahoma"/>
                      <w:b/>
                      <w:bCs/>
                      <w:noProof/>
                      <w:color w:val="000000" w:themeColor="text1"/>
                      <w:sz w:val="20"/>
                      <w:szCs w:val="20"/>
                    </w:rPr>
                    <w:t xml:space="preserve"> interations</w:t>
                  </w:r>
                  <w:r w:rsidR="00966698">
                    <w:rPr>
                      <w:rFonts w:asciiTheme="majorHAnsi" w:hAnsiTheme="majorHAnsi" w:cs="Tahoma"/>
                      <w:b/>
                      <w:bCs/>
                      <w:noProof/>
                      <w:color w:val="000000" w:themeColor="text1"/>
                      <w:sz w:val="20"/>
                      <w:szCs w:val="20"/>
                    </w:rPr>
                    <w:t>.</w:t>
                  </w:r>
                </w:p>
                <w:p w14:paraId="6D438C68" w14:textId="29E84202" w:rsidR="00C20C04" w:rsidRDefault="00AE7BDC" w:rsidP="00646E1E">
                  <w:pPr>
                    <w:pStyle w:val="ListParagraph"/>
                    <w:numPr>
                      <w:ilvl w:val="0"/>
                      <w:numId w:val="1"/>
                    </w:numPr>
                    <w:spacing w:before="103"/>
                    <w:jc w:val="both"/>
                    <w:rPr>
                      <w:rFonts w:asciiTheme="majorHAnsi" w:hAnsiTheme="majorHAnsi" w:cs="Tahoma"/>
                      <w:noProof/>
                      <w:color w:val="000000" w:themeColor="text1"/>
                      <w:sz w:val="20"/>
                      <w:szCs w:val="20"/>
                    </w:rPr>
                  </w:pPr>
                  <w:r w:rsidRPr="00AE7BDC">
                    <w:rPr>
                      <w:rFonts w:asciiTheme="majorHAnsi" w:hAnsiTheme="majorHAnsi" w:cs="Tahoma"/>
                      <w:b/>
                      <w:bCs/>
                      <w:noProof/>
                      <w:color w:val="000000" w:themeColor="text1"/>
                      <w:sz w:val="20"/>
                      <w:szCs w:val="20"/>
                    </w:rPr>
                    <w:t>Soft Skills:</w:t>
                  </w:r>
                  <w:r w:rsidRPr="00AE7BDC">
                    <w:rPr>
                      <w:rFonts w:asciiTheme="majorHAnsi" w:hAnsiTheme="majorHAnsi" w:cs="Tahoma"/>
                      <w:noProof/>
                      <w:color w:val="000000" w:themeColor="text1"/>
                      <w:sz w:val="20"/>
                      <w:szCs w:val="20"/>
                    </w:rPr>
                    <w:t xml:space="preserve"> Analytical thinking, organized execution, clear articulation, positive attitude, visionary mindset, and commitment </w:t>
                  </w:r>
                  <w:r w:rsidR="00646E1E" w:rsidRPr="00646E1E">
                    <w:rPr>
                      <w:rFonts w:asciiTheme="majorHAnsi" w:hAnsiTheme="majorHAnsi" w:cs="Tahoma"/>
                      <w:noProof/>
                      <w:color w:val="000000" w:themeColor="text1"/>
                      <w:sz w:val="20"/>
                      <w:szCs w:val="20"/>
                    </w:rPr>
                    <w:t>to delivery</w:t>
                  </w:r>
                </w:p>
                <w:p w14:paraId="749B05A1" w14:textId="0EE22476" w:rsidR="00646E1E" w:rsidRPr="00611BE4" w:rsidRDefault="00646E1E" w:rsidP="006662E7">
                  <w:pPr>
                    <w:pStyle w:val="ListParagraph"/>
                    <w:spacing w:before="103"/>
                    <w:ind w:left="367"/>
                    <w:jc w:val="both"/>
                    <w:rPr>
                      <w:rFonts w:asciiTheme="majorHAnsi" w:hAnsiTheme="majorHAnsi" w:cs="Tahoma"/>
                      <w:noProof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295" w:type="dxa"/>
                  <w:shd w:val="clear" w:color="000000" w:fill="000000"/>
                </w:tcPr>
                <w:p w14:paraId="7A33EBFE" w14:textId="77777777" w:rsidR="00C20C04" w:rsidRDefault="00C20C04">
                  <w:pPr>
                    <w:rPr>
                      <w:rFonts w:asciiTheme="majorHAnsi" w:hAnsiTheme="majorHAnsi" w:cstheme="minorHAnsi"/>
                      <w:b/>
                      <w:color w:val="000000" w:themeColor="text1"/>
                      <w:sz w:val="10"/>
                      <w:szCs w:val="10"/>
                    </w:rPr>
                  </w:pPr>
                  <w:r>
                    <w:rPr>
                      <w:rFonts w:asciiTheme="majorHAnsi" w:hAnsiTheme="majorHAnsi" w:cstheme="minorHAnsi"/>
                      <w:b/>
                      <w:color w:val="000000" w:themeColor="text1"/>
                      <w:sz w:val="10"/>
                      <w:szCs w:val="10"/>
                    </w:rPr>
                    <w:tab/>
                  </w:r>
                </w:p>
              </w:tc>
            </w:tr>
          </w:tbl>
          <w:p w14:paraId="5F446179" w14:textId="3AEEDC43" w:rsidR="007C68DB" w:rsidRPr="00A25AE8" w:rsidRDefault="007C68DB" w:rsidP="007C68DB">
            <w:pPr>
              <w:spacing w:before="240"/>
              <w:ind w:right="245"/>
              <w:rPr>
                <w:rFonts w:asciiTheme="majorHAnsi" w:hAnsiTheme="majorHAnsi" w:cstheme="minorHAnsi"/>
                <w:b/>
                <w:noProof/>
                <w:color w:val="C7A163"/>
                <w:sz w:val="24"/>
              </w:rPr>
            </w:pPr>
            <w:r w:rsidRPr="00A25AE8">
              <w:rPr>
                <w:rFonts w:asciiTheme="majorHAnsi" w:hAnsiTheme="majorHAnsi" w:cstheme="minorHAnsi"/>
                <w:b/>
                <w:noProof/>
                <w:color w:val="4F81BD"/>
                <w:sz w:val="24"/>
              </w:rPr>
              <mc:AlternateContent>
                <mc:Choice Requires="wps">
                  <w:drawing>
                    <wp:inline distT="0" distB="0" distL="0" distR="0" wp14:anchorId="6C53DDEB" wp14:editId="68758285">
                      <wp:extent cx="240159" cy="188468"/>
                      <wp:effectExtent l="0" t="0" r="7620" b="2540"/>
                      <wp:docPr id="23" name="Freeform 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0" y="0"/>
                                <a:ext cx="240159" cy="188468"/>
                              </a:xfrm>
                              <a:custGeom>
                                <a:avLst/>
                                <a:gdLst>
                                  <a:gd name="T0" fmla="*/ 176 w 309"/>
                                  <a:gd name="T1" fmla="*/ 221 h 243"/>
                                  <a:gd name="T2" fmla="*/ 287 w 309"/>
                                  <a:gd name="T3" fmla="*/ 221 h 243"/>
                                  <a:gd name="T4" fmla="*/ 287 w 309"/>
                                  <a:gd name="T5" fmla="*/ 199 h 243"/>
                                  <a:gd name="T6" fmla="*/ 176 w 309"/>
                                  <a:gd name="T7" fmla="*/ 199 h 243"/>
                                  <a:gd name="T8" fmla="*/ 176 w 309"/>
                                  <a:gd name="T9" fmla="*/ 221 h 243"/>
                                  <a:gd name="T10" fmla="*/ 110 w 309"/>
                                  <a:gd name="T11" fmla="*/ 132 h 243"/>
                                  <a:gd name="T12" fmla="*/ 287 w 309"/>
                                  <a:gd name="T13" fmla="*/ 132 h 243"/>
                                  <a:gd name="T14" fmla="*/ 287 w 309"/>
                                  <a:gd name="T15" fmla="*/ 110 h 243"/>
                                  <a:gd name="T16" fmla="*/ 110 w 309"/>
                                  <a:gd name="T17" fmla="*/ 110 h 243"/>
                                  <a:gd name="T18" fmla="*/ 110 w 309"/>
                                  <a:gd name="T19" fmla="*/ 132 h 243"/>
                                  <a:gd name="T20" fmla="*/ 221 w 309"/>
                                  <a:gd name="T21" fmla="*/ 44 h 243"/>
                                  <a:gd name="T22" fmla="*/ 287 w 309"/>
                                  <a:gd name="T23" fmla="*/ 44 h 243"/>
                                  <a:gd name="T24" fmla="*/ 287 w 309"/>
                                  <a:gd name="T25" fmla="*/ 22 h 243"/>
                                  <a:gd name="T26" fmla="*/ 221 w 309"/>
                                  <a:gd name="T27" fmla="*/ 22 h 243"/>
                                  <a:gd name="T28" fmla="*/ 221 w 309"/>
                                  <a:gd name="T29" fmla="*/ 44 h 243"/>
                                  <a:gd name="T30" fmla="*/ 309 w 309"/>
                                  <a:gd name="T31" fmla="*/ 188 h 243"/>
                                  <a:gd name="T32" fmla="*/ 309 w 309"/>
                                  <a:gd name="T33" fmla="*/ 232 h 243"/>
                                  <a:gd name="T34" fmla="*/ 306 w 309"/>
                                  <a:gd name="T35" fmla="*/ 240 h 243"/>
                                  <a:gd name="T36" fmla="*/ 298 w 309"/>
                                  <a:gd name="T37" fmla="*/ 243 h 243"/>
                                  <a:gd name="T38" fmla="*/ 11 w 309"/>
                                  <a:gd name="T39" fmla="*/ 243 h 243"/>
                                  <a:gd name="T40" fmla="*/ 3 w 309"/>
                                  <a:gd name="T41" fmla="*/ 240 h 243"/>
                                  <a:gd name="T42" fmla="*/ 0 w 309"/>
                                  <a:gd name="T43" fmla="*/ 232 h 243"/>
                                  <a:gd name="T44" fmla="*/ 0 w 309"/>
                                  <a:gd name="T45" fmla="*/ 188 h 243"/>
                                  <a:gd name="T46" fmla="*/ 3 w 309"/>
                                  <a:gd name="T47" fmla="*/ 180 h 243"/>
                                  <a:gd name="T48" fmla="*/ 11 w 309"/>
                                  <a:gd name="T49" fmla="*/ 177 h 243"/>
                                  <a:gd name="T50" fmla="*/ 298 w 309"/>
                                  <a:gd name="T51" fmla="*/ 177 h 243"/>
                                  <a:gd name="T52" fmla="*/ 306 w 309"/>
                                  <a:gd name="T53" fmla="*/ 180 h 243"/>
                                  <a:gd name="T54" fmla="*/ 309 w 309"/>
                                  <a:gd name="T55" fmla="*/ 188 h 243"/>
                                  <a:gd name="T56" fmla="*/ 309 w 309"/>
                                  <a:gd name="T57" fmla="*/ 99 h 243"/>
                                  <a:gd name="T58" fmla="*/ 309 w 309"/>
                                  <a:gd name="T59" fmla="*/ 143 h 243"/>
                                  <a:gd name="T60" fmla="*/ 306 w 309"/>
                                  <a:gd name="T61" fmla="*/ 151 h 243"/>
                                  <a:gd name="T62" fmla="*/ 298 w 309"/>
                                  <a:gd name="T63" fmla="*/ 154 h 243"/>
                                  <a:gd name="T64" fmla="*/ 11 w 309"/>
                                  <a:gd name="T65" fmla="*/ 154 h 243"/>
                                  <a:gd name="T66" fmla="*/ 3 w 309"/>
                                  <a:gd name="T67" fmla="*/ 151 h 243"/>
                                  <a:gd name="T68" fmla="*/ 0 w 309"/>
                                  <a:gd name="T69" fmla="*/ 143 h 243"/>
                                  <a:gd name="T70" fmla="*/ 0 w 309"/>
                                  <a:gd name="T71" fmla="*/ 99 h 243"/>
                                  <a:gd name="T72" fmla="*/ 3 w 309"/>
                                  <a:gd name="T73" fmla="*/ 91 h 243"/>
                                  <a:gd name="T74" fmla="*/ 11 w 309"/>
                                  <a:gd name="T75" fmla="*/ 88 h 243"/>
                                  <a:gd name="T76" fmla="*/ 298 w 309"/>
                                  <a:gd name="T77" fmla="*/ 88 h 243"/>
                                  <a:gd name="T78" fmla="*/ 306 w 309"/>
                                  <a:gd name="T79" fmla="*/ 91 h 243"/>
                                  <a:gd name="T80" fmla="*/ 309 w 309"/>
                                  <a:gd name="T81" fmla="*/ 99 h 243"/>
                                  <a:gd name="T82" fmla="*/ 309 w 309"/>
                                  <a:gd name="T83" fmla="*/ 11 h 243"/>
                                  <a:gd name="T84" fmla="*/ 309 w 309"/>
                                  <a:gd name="T85" fmla="*/ 55 h 243"/>
                                  <a:gd name="T86" fmla="*/ 306 w 309"/>
                                  <a:gd name="T87" fmla="*/ 63 h 243"/>
                                  <a:gd name="T88" fmla="*/ 298 w 309"/>
                                  <a:gd name="T89" fmla="*/ 66 h 243"/>
                                  <a:gd name="T90" fmla="*/ 11 w 309"/>
                                  <a:gd name="T91" fmla="*/ 66 h 243"/>
                                  <a:gd name="T92" fmla="*/ 3 w 309"/>
                                  <a:gd name="T93" fmla="*/ 63 h 243"/>
                                  <a:gd name="T94" fmla="*/ 0 w 309"/>
                                  <a:gd name="T95" fmla="*/ 55 h 243"/>
                                  <a:gd name="T96" fmla="*/ 0 w 309"/>
                                  <a:gd name="T97" fmla="*/ 11 h 243"/>
                                  <a:gd name="T98" fmla="*/ 3 w 309"/>
                                  <a:gd name="T99" fmla="*/ 3 h 243"/>
                                  <a:gd name="T100" fmla="*/ 11 w 309"/>
                                  <a:gd name="T101" fmla="*/ 0 h 243"/>
                                  <a:gd name="T102" fmla="*/ 298 w 309"/>
                                  <a:gd name="T103" fmla="*/ 0 h 243"/>
                                  <a:gd name="T104" fmla="*/ 306 w 309"/>
                                  <a:gd name="T105" fmla="*/ 3 h 243"/>
                                  <a:gd name="T106" fmla="*/ 309 w 309"/>
                                  <a:gd name="T107" fmla="*/ 11 h 2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</a:cxnLst>
                                <a:rect l="0" t="0" r="r" b="b"/>
                                <a:pathLst>
                                  <a:path w="309" h="243">
                                    <a:moveTo>
                                      <a:pt x="176" y="221"/>
                                    </a:moveTo>
                                    <a:cubicBezTo>
                                      <a:pt x="287" y="221"/>
                                      <a:pt x="287" y="221"/>
                                      <a:pt x="287" y="221"/>
                                    </a:cubicBezTo>
                                    <a:cubicBezTo>
                                      <a:pt x="287" y="199"/>
                                      <a:pt x="287" y="199"/>
                                      <a:pt x="287" y="199"/>
                                    </a:cubicBezTo>
                                    <a:cubicBezTo>
                                      <a:pt x="176" y="199"/>
                                      <a:pt x="176" y="199"/>
                                      <a:pt x="176" y="199"/>
                                    </a:cubicBezTo>
                                    <a:lnTo>
                                      <a:pt x="176" y="221"/>
                                    </a:lnTo>
                                    <a:close/>
                                    <a:moveTo>
                                      <a:pt x="110" y="132"/>
                                    </a:moveTo>
                                    <a:cubicBezTo>
                                      <a:pt x="287" y="132"/>
                                      <a:pt x="287" y="132"/>
                                      <a:pt x="287" y="132"/>
                                    </a:cubicBezTo>
                                    <a:cubicBezTo>
                                      <a:pt x="287" y="110"/>
                                      <a:pt x="287" y="110"/>
                                      <a:pt x="287" y="110"/>
                                    </a:cubicBezTo>
                                    <a:cubicBezTo>
                                      <a:pt x="110" y="110"/>
                                      <a:pt x="110" y="110"/>
                                      <a:pt x="110" y="110"/>
                                    </a:cubicBezTo>
                                    <a:lnTo>
                                      <a:pt x="110" y="132"/>
                                    </a:lnTo>
                                    <a:close/>
                                    <a:moveTo>
                                      <a:pt x="221" y="44"/>
                                    </a:moveTo>
                                    <a:cubicBezTo>
                                      <a:pt x="287" y="44"/>
                                      <a:pt x="287" y="44"/>
                                      <a:pt x="287" y="44"/>
                                    </a:cubicBezTo>
                                    <a:cubicBezTo>
                                      <a:pt x="287" y="22"/>
                                      <a:pt x="287" y="22"/>
                                      <a:pt x="287" y="22"/>
                                    </a:cubicBezTo>
                                    <a:cubicBezTo>
                                      <a:pt x="221" y="22"/>
                                      <a:pt x="221" y="22"/>
                                      <a:pt x="221" y="22"/>
                                    </a:cubicBezTo>
                                    <a:lnTo>
                                      <a:pt x="221" y="44"/>
                                    </a:lnTo>
                                    <a:close/>
                                    <a:moveTo>
                                      <a:pt x="309" y="188"/>
                                    </a:moveTo>
                                    <a:cubicBezTo>
                                      <a:pt x="309" y="232"/>
                                      <a:pt x="309" y="232"/>
                                      <a:pt x="309" y="232"/>
                                    </a:cubicBezTo>
                                    <a:cubicBezTo>
                                      <a:pt x="309" y="235"/>
                                      <a:pt x="308" y="237"/>
                                      <a:pt x="306" y="240"/>
                                    </a:cubicBezTo>
                                    <a:cubicBezTo>
                                      <a:pt x="304" y="242"/>
                                      <a:pt x="301" y="243"/>
                                      <a:pt x="298" y="243"/>
                                    </a:cubicBezTo>
                                    <a:cubicBezTo>
                                      <a:pt x="11" y="243"/>
                                      <a:pt x="11" y="243"/>
                                      <a:pt x="11" y="243"/>
                                    </a:cubicBezTo>
                                    <a:cubicBezTo>
                                      <a:pt x="8" y="243"/>
                                      <a:pt x="5" y="242"/>
                                      <a:pt x="3" y="240"/>
                                    </a:cubicBezTo>
                                    <a:cubicBezTo>
                                      <a:pt x="1" y="237"/>
                                      <a:pt x="0" y="235"/>
                                      <a:pt x="0" y="232"/>
                                    </a:cubicBezTo>
                                    <a:cubicBezTo>
                                      <a:pt x="0" y="188"/>
                                      <a:pt x="0" y="188"/>
                                      <a:pt x="0" y="188"/>
                                    </a:cubicBezTo>
                                    <a:cubicBezTo>
                                      <a:pt x="0" y="185"/>
                                      <a:pt x="1" y="182"/>
                                      <a:pt x="3" y="180"/>
                                    </a:cubicBezTo>
                                    <a:cubicBezTo>
                                      <a:pt x="5" y="178"/>
                                      <a:pt x="8" y="177"/>
                                      <a:pt x="11" y="177"/>
                                    </a:cubicBezTo>
                                    <a:cubicBezTo>
                                      <a:pt x="298" y="177"/>
                                      <a:pt x="298" y="177"/>
                                      <a:pt x="298" y="177"/>
                                    </a:cubicBezTo>
                                    <a:cubicBezTo>
                                      <a:pt x="301" y="177"/>
                                      <a:pt x="304" y="178"/>
                                      <a:pt x="306" y="180"/>
                                    </a:cubicBezTo>
                                    <a:cubicBezTo>
                                      <a:pt x="308" y="182"/>
                                      <a:pt x="309" y="185"/>
                                      <a:pt x="309" y="188"/>
                                    </a:cubicBezTo>
                                    <a:close/>
                                    <a:moveTo>
                                      <a:pt x="309" y="99"/>
                                    </a:moveTo>
                                    <a:cubicBezTo>
                                      <a:pt x="309" y="143"/>
                                      <a:pt x="309" y="143"/>
                                      <a:pt x="309" y="143"/>
                                    </a:cubicBezTo>
                                    <a:cubicBezTo>
                                      <a:pt x="309" y="146"/>
                                      <a:pt x="308" y="149"/>
                                      <a:pt x="306" y="151"/>
                                    </a:cubicBezTo>
                                    <a:cubicBezTo>
                                      <a:pt x="304" y="153"/>
                                      <a:pt x="301" y="154"/>
                                      <a:pt x="298" y="154"/>
                                    </a:cubicBezTo>
                                    <a:cubicBezTo>
                                      <a:pt x="11" y="154"/>
                                      <a:pt x="11" y="154"/>
                                      <a:pt x="11" y="154"/>
                                    </a:cubicBezTo>
                                    <a:cubicBezTo>
                                      <a:pt x="8" y="154"/>
                                      <a:pt x="5" y="153"/>
                                      <a:pt x="3" y="151"/>
                                    </a:cubicBezTo>
                                    <a:cubicBezTo>
                                      <a:pt x="1" y="149"/>
                                      <a:pt x="0" y="146"/>
                                      <a:pt x="0" y="143"/>
                                    </a:cubicBezTo>
                                    <a:cubicBezTo>
                                      <a:pt x="0" y="99"/>
                                      <a:pt x="0" y="99"/>
                                      <a:pt x="0" y="99"/>
                                    </a:cubicBezTo>
                                    <a:cubicBezTo>
                                      <a:pt x="0" y="96"/>
                                      <a:pt x="1" y="94"/>
                                      <a:pt x="3" y="91"/>
                                    </a:cubicBezTo>
                                    <a:cubicBezTo>
                                      <a:pt x="5" y="89"/>
                                      <a:pt x="8" y="88"/>
                                      <a:pt x="11" y="88"/>
                                    </a:cubicBezTo>
                                    <a:cubicBezTo>
                                      <a:pt x="298" y="88"/>
                                      <a:pt x="298" y="88"/>
                                      <a:pt x="298" y="88"/>
                                    </a:cubicBezTo>
                                    <a:cubicBezTo>
                                      <a:pt x="301" y="88"/>
                                      <a:pt x="304" y="89"/>
                                      <a:pt x="306" y="91"/>
                                    </a:cubicBezTo>
                                    <a:cubicBezTo>
                                      <a:pt x="308" y="94"/>
                                      <a:pt x="309" y="96"/>
                                      <a:pt x="309" y="99"/>
                                    </a:cubicBezTo>
                                    <a:close/>
                                    <a:moveTo>
                                      <a:pt x="309" y="11"/>
                                    </a:moveTo>
                                    <a:cubicBezTo>
                                      <a:pt x="309" y="55"/>
                                      <a:pt x="309" y="55"/>
                                      <a:pt x="309" y="55"/>
                                    </a:cubicBezTo>
                                    <a:cubicBezTo>
                                      <a:pt x="309" y="58"/>
                                      <a:pt x="308" y="60"/>
                                      <a:pt x="306" y="63"/>
                                    </a:cubicBezTo>
                                    <a:cubicBezTo>
                                      <a:pt x="304" y="65"/>
                                      <a:pt x="301" y="66"/>
                                      <a:pt x="298" y="66"/>
                                    </a:cubicBezTo>
                                    <a:cubicBezTo>
                                      <a:pt x="11" y="66"/>
                                      <a:pt x="11" y="66"/>
                                      <a:pt x="11" y="66"/>
                                    </a:cubicBezTo>
                                    <a:cubicBezTo>
                                      <a:pt x="8" y="66"/>
                                      <a:pt x="5" y="65"/>
                                      <a:pt x="3" y="63"/>
                                    </a:cubicBezTo>
                                    <a:cubicBezTo>
                                      <a:pt x="1" y="60"/>
                                      <a:pt x="0" y="58"/>
                                      <a:pt x="0" y="55"/>
                                    </a:cubicBezTo>
                                    <a:cubicBezTo>
                                      <a:pt x="0" y="11"/>
                                      <a:pt x="0" y="11"/>
                                      <a:pt x="0" y="11"/>
                                    </a:cubicBezTo>
                                    <a:cubicBezTo>
                                      <a:pt x="0" y="8"/>
                                      <a:pt x="1" y="5"/>
                                      <a:pt x="3" y="3"/>
                                    </a:cubicBezTo>
                                    <a:cubicBezTo>
                                      <a:pt x="5" y="1"/>
                                      <a:pt x="8" y="0"/>
                                      <a:pt x="11" y="0"/>
                                    </a:cubicBezTo>
                                    <a:cubicBezTo>
                                      <a:pt x="298" y="0"/>
                                      <a:pt x="298" y="0"/>
                                      <a:pt x="298" y="0"/>
                                    </a:cubicBezTo>
                                    <a:cubicBezTo>
                                      <a:pt x="301" y="0"/>
                                      <a:pt x="304" y="1"/>
                                      <a:pt x="306" y="3"/>
                                    </a:cubicBezTo>
                                    <a:cubicBezTo>
                                      <a:pt x="308" y="5"/>
                                      <a:pt x="309" y="8"/>
                                      <a:pt x="309" y="11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364455"/>
                              </a:solidFill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1AE712A" id="Freeform 75" o:spid="_x0000_s1026" style="width:18.9pt;height:14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309,2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" path="m176,221v111,,111,,111,c287,199,287,199,287,199v-111,,-111,,-111,l176,221xm110,132v177,,177,,177,c287,110,287,110,287,110v-177,,-177,,-177,l110,132xm221,44v66,,66,,66,c287,22,287,22,287,22v-66,,-66,,-66,l221,44xm309,188v,44,,44,,44c309,235,308,237,306,240v-2,2,-5,3,-8,3c11,243,11,243,11,243v-3,,-6,-1,-8,-3c1,237,,235,,232,,188,,188,,188v,-3,1,-6,3,-8c5,178,8,177,11,177v287,,287,,287,c301,177,304,178,306,180v2,2,3,5,3,8xm309,99v,44,,44,,44c309,146,308,149,306,151v-2,2,-5,3,-8,3c11,154,11,154,11,154v-3,,-6,-1,-8,-3c1,149,,146,,143,,99,,99,,99,,96,1,94,3,91v2,-2,5,-3,8,-3c298,88,298,88,298,88v3,,6,1,8,3c308,94,309,96,309,99xm309,11v,44,,44,,44c309,58,308,60,306,63v-2,2,-5,3,-8,3c11,66,11,66,11,66,8,66,5,65,3,63,1,60,,58,,55,,11,,11,,11,,8,1,5,3,3,5,1,8,,11,,298,,298,,298,v3,,6,1,8,3c308,5,309,8,309,11xe" fillcolor="#364455" stroked="f">
                      <v:path arrowok="t" o:connecttype="custom" o:connectlocs="136790,171405;223060,171405;223060,154342;136790,154342;136790,171405;85493,102378;223060,102378;223060,85315;85493,85315;85493,102378;171764,34126;223060,34126;223060,17063;171764,17063;171764,34126;240159,145811;240159,179937;237827,186141;231610,188468;8549,188468;2332,186141;0,179937;0,145811;2332,139606;8549,137279;231610,137279;237827,139606;240159,145811;240159,76783;240159,110909;237827,117114;231610,119441;8549,119441;2332,117114;0,110909;0,76783;2332,70579;8549,68252;231610,68252;237827,70579;240159,76783;240159,8531;240159,42657;237827,48862;231610,51189;8549,51189;2332,48862;0,42657;0,8531;2332,2327;8549,0;231610,0;237827,2327;240159,8531" o:connectangles="0,0,0,0,0,0,0,0,0,0,0,0,0,0,0,0,0,0,0,0,0,0,0,0,0,0,0,0,0,0,0,0,0,0,0,0,0,0,0,0,0,0,0,0,0,0,0,0,0,0,0,0,0,0"/>
                      <o:lock v:ext="edit" verticies="t"/>
                      <w10:anchorlock/>
                    </v:shape>
                  </w:pict>
                </mc:Fallback>
              </mc:AlternateContent>
            </w:r>
            <w:r>
              <w:rPr>
                <w:rFonts w:asciiTheme="majorHAnsi" w:hAnsiTheme="majorHAnsi" w:cstheme="minorHAnsi"/>
                <w:b/>
                <w:noProof/>
                <w:color w:val="4F81BD"/>
                <w:sz w:val="24"/>
              </w:rPr>
              <w:t xml:space="preserve"> </w:t>
            </w:r>
            <w:r w:rsidR="005A2B10" w:rsidRPr="005A2B10">
              <w:rPr>
                <w:rFonts w:asciiTheme="majorHAnsi" w:hAnsiTheme="majorHAnsi" w:cstheme="minorHAnsi"/>
                <w:b/>
                <w:noProof/>
                <w:color w:val="4F81BD"/>
                <w:sz w:val="24"/>
              </w:rPr>
              <w:t>TECHNICAL PROFICIENCIES</w:t>
            </w:r>
          </w:p>
          <w:p w14:paraId="0A6F0B49" w14:textId="31A4FF6F" w:rsidR="00670265" w:rsidRDefault="00A83379" w:rsidP="00BB4CEA">
            <w:pPr>
              <w:pStyle w:val="ListParagraph"/>
              <w:numPr>
                <w:ilvl w:val="0"/>
                <w:numId w:val="1"/>
              </w:numPr>
              <w:spacing w:before="103"/>
              <w:jc w:val="both"/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</w:pPr>
            <w:r>
              <w:rPr>
                <w:rFonts w:asciiTheme="majorHAnsi" w:hAnsiTheme="majorHAnsi" w:cs="Tahoma"/>
                <w:b/>
                <w:bCs/>
                <w:noProof/>
                <w:color w:val="000000" w:themeColor="text1"/>
                <w:sz w:val="20"/>
                <w:szCs w:val="20"/>
              </w:rPr>
              <w:t>Programming</w:t>
            </w:r>
            <w:r w:rsidR="00284D52">
              <w:rPr>
                <w:rFonts w:asciiTheme="majorHAnsi" w:hAnsiTheme="majorHAnsi" w:cs="Tahoma"/>
                <w:b/>
                <w:bCs/>
                <w:noProof/>
                <w:color w:val="000000" w:themeColor="text1"/>
                <w:sz w:val="20"/>
                <w:szCs w:val="20"/>
              </w:rPr>
              <w:t>_</w:t>
            </w:r>
            <w:r>
              <w:rPr>
                <w:rFonts w:asciiTheme="majorHAnsi" w:hAnsiTheme="majorHAnsi" w:cs="Tahoma"/>
                <w:b/>
                <w:bCs/>
                <w:noProof/>
                <w:color w:val="000000" w:themeColor="text1"/>
                <w:sz w:val="20"/>
                <w:szCs w:val="20"/>
              </w:rPr>
              <w:t>languages</w:t>
            </w:r>
            <w:r w:rsidR="00670265"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  <w:t xml:space="preserve">: </w:t>
            </w:r>
            <w:r w:rsidR="003A5315"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  <w:t>Python,</w:t>
            </w:r>
            <w:r w:rsidR="006A2B87"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  <w:t>PL/</w:t>
            </w:r>
            <w:r w:rsidR="003A5315"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  <w:t>SQL</w:t>
            </w:r>
            <w:r w:rsidR="00284D52"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  <w:t>,C#,.Net,Angular.</w:t>
            </w:r>
          </w:p>
          <w:p w14:paraId="6A101B48" w14:textId="0B5AFA5F" w:rsidR="00A83379" w:rsidRDefault="00A83379" w:rsidP="00BB4CEA">
            <w:pPr>
              <w:pStyle w:val="ListParagraph"/>
              <w:numPr>
                <w:ilvl w:val="0"/>
                <w:numId w:val="1"/>
              </w:numPr>
              <w:spacing w:before="103"/>
              <w:jc w:val="both"/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</w:pPr>
            <w:r w:rsidRPr="00A83379">
              <w:rPr>
                <w:rFonts w:asciiTheme="majorHAnsi" w:hAnsiTheme="majorHAnsi" w:cs="Tahoma"/>
                <w:b/>
                <w:bCs/>
                <w:noProof/>
                <w:color w:val="000000" w:themeColor="text1"/>
                <w:sz w:val="20"/>
                <w:szCs w:val="20"/>
              </w:rPr>
              <w:t>Database Technologies:</w:t>
            </w:r>
            <w:r w:rsidRPr="00A83379"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  <w:t xml:space="preserve"> Oracle, MongoDB, Postgres DB</w:t>
            </w:r>
            <w:r w:rsidR="006A2B87"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  <w:t>,SQL Server.</w:t>
            </w:r>
          </w:p>
          <w:p w14:paraId="773EA2B1" w14:textId="2DBE4E3E" w:rsidR="00627E80" w:rsidRDefault="00B6459F" w:rsidP="00BB4CEA">
            <w:pPr>
              <w:pStyle w:val="ListParagraph"/>
              <w:numPr>
                <w:ilvl w:val="0"/>
                <w:numId w:val="1"/>
              </w:numPr>
              <w:spacing w:before="103"/>
              <w:jc w:val="both"/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</w:pPr>
            <w:r w:rsidRPr="00B6459F">
              <w:rPr>
                <w:rFonts w:asciiTheme="majorHAnsi" w:hAnsiTheme="majorHAnsi" w:cs="Tahoma"/>
                <w:b/>
                <w:bCs/>
                <w:noProof/>
                <w:color w:val="000000" w:themeColor="text1"/>
                <w:sz w:val="20"/>
                <w:szCs w:val="20"/>
              </w:rPr>
              <w:t>Data Engineering</w:t>
            </w:r>
            <w:r w:rsidRPr="00B6459F"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  <w:t xml:space="preserve">: </w:t>
            </w:r>
            <w:r w:rsidR="00627E80" w:rsidRPr="00627E80"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  <w:t>ETL/ELT, Data Modeling, Metadata Management, Data Lineage, Data Governance</w:t>
            </w:r>
            <w:r w:rsidR="00673CA3"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  <w:t>,Data Quality</w:t>
            </w:r>
            <w:r w:rsidR="00627E80" w:rsidRPr="00627E80"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  <w:t xml:space="preserve"> </w:t>
            </w:r>
          </w:p>
          <w:p w14:paraId="6E5AF4E5" w14:textId="40D76326" w:rsidR="00FB1632" w:rsidRPr="00670265" w:rsidRDefault="00FB1632" w:rsidP="00BB4CEA">
            <w:pPr>
              <w:pStyle w:val="ListParagraph"/>
              <w:numPr>
                <w:ilvl w:val="0"/>
                <w:numId w:val="1"/>
              </w:numPr>
              <w:spacing w:before="103"/>
              <w:jc w:val="both"/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</w:pPr>
            <w:r w:rsidRPr="00FB1632">
              <w:rPr>
                <w:rFonts w:asciiTheme="majorHAnsi" w:hAnsiTheme="majorHAnsi" w:cs="Tahoma"/>
                <w:b/>
                <w:bCs/>
                <w:noProof/>
                <w:color w:val="000000" w:themeColor="text1"/>
                <w:sz w:val="20"/>
                <w:szCs w:val="20"/>
              </w:rPr>
              <w:t>Platforms</w:t>
            </w:r>
            <w:r w:rsidR="00DF3DE9">
              <w:rPr>
                <w:rFonts w:asciiTheme="majorHAnsi" w:hAnsiTheme="majorHAnsi" w:cs="Tahoma"/>
                <w:b/>
                <w:bCs/>
                <w:noProof/>
                <w:color w:val="000000" w:themeColor="text1"/>
                <w:sz w:val="20"/>
                <w:szCs w:val="20"/>
              </w:rPr>
              <w:t xml:space="preserve"> &amp; Tools</w:t>
            </w:r>
            <w:r w:rsidRPr="00FB1632"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  <w:t xml:space="preserve">: </w:t>
            </w:r>
            <w:r w:rsidR="005207D5" w:rsidRPr="005207D5"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  <w:t>knowledge in SAP S/4 HANA, Collibra</w:t>
            </w:r>
            <w:r w:rsidR="00024A52"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  <w:t xml:space="preserve">, </w:t>
            </w:r>
            <w:r w:rsidR="000F189D"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  <w:t>ER Studi</w:t>
            </w:r>
            <w:r w:rsidR="00DF3DE9"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  <w:t>o</w:t>
            </w:r>
          </w:p>
          <w:p w14:paraId="08D89025" w14:textId="7954BD8A" w:rsidR="00800C14" w:rsidRDefault="00971796" w:rsidP="00BB4CEA">
            <w:pPr>
              <w:pStyle w:val="ListParagraph"/>
              <w:numPr>
                <w:ilvl w:val="0"/>
                <w:numId w:val="1"/>
              </w:numPr>
              <w:spacing w:before="103"/>
              <w:jc w:val="both"/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</w:pPr>
            <w:r w:rsidRPr="00971796">
              <w:rPr>
                <w:rFonts w:asciiTheme="majorHAnsi" w:hAnsiTheme="majorHAnsi" w:cs="Tahoma"/>
                <w:b/>
                <w:bCs/>
                <w:noProof/>
                <w:color w:val="000000" w:themeColor="text1"/>
                <w:sz w:val="20"/>
                <w:szCs w:val="20"/>
              </w:rPr>
              <w:t>Agile Tools</w:t>
            </w:r>
            <w:r w:rsidRPr="00971796"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  <w:t>: JIRA, Confluence</w:t>
            </w:r>
            <w:r w:rsidR="006C7E07"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  <w:t>,Git</w:t>
            </w:r>
          </w:p>
          <w:p w14:paraId="7B42F7B7" w14:textId="2DE2E4B2" w:rsidR="001A6E91" w:rsidRDefault="00646BED" w:rsidP="00BB4CEA">
            <w:pPr>
              <w:pStyle w:val="ListParagraph"/>
              <w:numPr>
                <w:ilvl w:val="0"/>
                <w:numId w:val="1"/>
              </w:numPr>
              <w:spacing w:before="103"/>
              <w:jc w:val="both"/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</w:pPr>
            <w:r>
              <w:rPr>
                <w:rFonts w:asciiTheme="majorHAnsi" w:hAnsiTheme="majorHAnsi" w:cs="Tahoma"/>
                <w:b/>
                <w:bCs/>
                <w:noProof/>
                <w:color w:val="000000" w:themeColor="text1"/>
                <w:sz w:val="20"/>
                <w:szCs w:val="20"/>
              </w:rPr>
              <w:t xml:space="preserve">CI/CD </w:t>
            </w:r>
            <w:r w:rsidRPr="00646BED"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  <w:t>:</w:t>
            </w:r>
            <w:r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  <w:t xml:space="preserve"> Jenkins,AzureDevops</w:t>
            </w:r>
          </w:p>
          <w:p w14:paraId="68E89AC5" w14:textId="1450F8E7" w:rsidR="00800C14" w:rsidRDefault="00971796" w:rsidP="00BB4CEA">
            <w:pPr>
              <w:pStyle w:val="ListParagraph"/>
              <w:numPr>
                <w:ilvl w:val="0"/>
                <w:numId w:val="1"/>
              </w:numPr>
              <w:spacing w:before="103"/>
              <w:jc w:val="both"/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</w:pPr>
            <w:r w:rsidRPr="00971796">
              <w:rPr>
                <w:rFonts w:asciiTheme="majorHAnsi" w:hAnsiTheme="majorHAnsi" w:cs="Tahoma"/>
                <w:b/>
                <w:bCs/>
                <w:noProof/>
                <w:color w:val="000000" w:themeColor="text1"/>
                <w:sz w:val="20"/>
                <w:szCs w:val="20"/>
              </w:rPr>
              <w:t>BI &amp; Analytics</w:t>
            </w:r>
            <w:r w:rsidRPr="00971796"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  <w:t>: Power BI, SQL</w:t>
            </w:r>
            <w:r w:rsidR="006060C5"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  <w:t>,Excel</w:t>
            </w:r>
          </w:p>
          <w:p w14:paraId="27DC9585" w14:textId="77777777" w:rsidR="00800C14" w:rsidRDefault="00971796" w:rsidP="00BB4CEA">
            <w:pPr>
              <w:pStyle w:val="ListParagraph"/>
              <w:numPr>
                <w:ilvl w:val="0"/>
                <w:numId w:val="1"/>
              </w:numPr>
              <w:spacing w:before="103"/>
              <w:jc w:val="both"/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</w:pPr>
            <w:r w:rsidRPr="00971796">
              <w:rPr>
                <w:rFonts w:asciiTheme="majorHAnsi" w:hAnsiTheme="majorHAnsi" w:cs="Tahoma"/>
                <w:b/>
                <w:bCs/>
                <w:noProof/>
                <w:color w:val="000000" w:themeColor="text1"/>
                <w:sz w:val="20"/>
                <w:szCs w:val="20"/>
              </w:rPr>
              <w:t>Design &amp; Collaboration</w:t>
            </w:r>
            <w:r w:rsidRPr="00971796"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  <w:t>: Visio, Figma, Miro</w:t>
            </w:r>
          </w:p>
          <w:p w14:paraId="7A29CAE6" w14:textId="1FC99514" w:rsidR="009E31AE" w:rsidRPr="0034483F" w:rsidRDefault="005401A0" w:rsidP="00BB4CEA">
            <w:pPr>
              <w:pStyle w:val="ListParagraph"/>
              <w:numPr>
                <w:ilvl w:val="0"/>
                <w:numId w:val="1"/>
              </w:numPr>
              <w:spacing w:before="103"/>
              <w:jc w:val="both"/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</w:pPr>
            <w:r>
              <w:rPr>
                <w:rFonts w:asciiTheme="majorHAnsi" w:hAnsiTheme="majorHAnsi" w:cs="Tahoma"/>
                <w:b/>
                <w:bCs/>
                <w:noProof/>
                <w:color w:val="000000" w:themeColor="text1"/>
                <w:sz w:val="20"/>
                <w:szCs w:val="20"/>
              </w:rPr>
              <w:t xml:space="preserve">Monitoring : </w:t>
            </w:r>
            <w:r w:rsidRPr="0034483F"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  <w:t>Splunk,App</w:t>
            </w:r>
            <w:r w:rsidR="0034483F" w:rsidRPr="0034483F"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  <w:t>d</w:t>
            </w:r>
            <w:r w:rsidRPr="0034483F"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  <w:t xml:space="preserve">ynamics, </w:t>
            </w:r>
            <w:r w:rsidR="006D5FF1"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  <w:t>C</w:t>
            </w:r>
            <w:r w:rsidRPr="0034483F"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  <w:t>atchpoint</w:t>
            </w:r>
          </w:p>
          <w:p w14:paraId="2E889115" w14:textId="131E3ACB" w:rsidR="00596B83" w:rsidRPr="009935E1" w:rsidRDefault="00596B83" w:rsidP="00DF3DE9">
            <w:pPr>
              <w:pStyle w:val="ListParagraph"/>
              <w:spacing w:before="103"/>
              <w:ind w:left="367"/>
              <w:jc w:val="both"/>
              <w:rPr>
                <w:rFonts w:asciiTheme="majorHAnsi" w:hAnsiTheme="majorHAnsi" w:cs="Tahoma"/>
                <w:noProof/>
                <w:color w:val="000000" w:themeColor="text1"/>
                <w:sz w:val="20"/>
                <w:szCs w:val="20"/>
              </w:rPr>
            </w:pPr>
          </w:p>
        </w:tc>
      </w:tr>
      <w:tr w:rsidR="00884284" w:rsidRPr="00A25AE8" w14:paraId="68F70887" w14:textId="77777777" w:rsidTr="00E641FD">
        <w:trPr>
          <w:gridAfter w:val="1"/>
          <w:wAfter w:w="169" w:type="dxa"/>
          <w:trHeight w:val="77"/>
        </w:trPr>
        <w:tc>
          <w:tcPr>
            <w:tcW w:w="251" w:type="dxa"/>
          </w:tcPr>
          <w:p w14:paraId="5BCFE099" w14:textId="77777777" w:rsidR="00884284" w:rsidRPr="00A25AE8" w:rsidRDefault="00884284" w:rsidP="00A255E1">
            <w:pPr>
              <w:ind w:left="360"/>
              <w:rPr>
                <w:rFonts w:asciiTheme="majorHAnsi" w:hAnsiTheme="majorHAnsi" w:cstheme="minorHAnsi"/>
                <w:b/>
                <w:noProof/>
                <w:color w:val="4F90CD"/>
                <w:sz w:val="2"/>
                <w:u w:val="single" w:color="365F91" w:themeColor="accent1" w:themeShade="BF"/>
              </w:rPr>
            </w:pPr>
          </w:p>
        </w:tc>
        <w:tc>
          <w:tcPr>
            <w:tcW w:w="11165" w:type="dxa"/>
            <w:gridSpan w:val="3"/>
            <w:shd w:val="clear" w:color="auto" w:fill="auto"/>
          </w:tcPr>
          <w:p w14:paraId="5A8FE95F" w14:textId="5BA2ABB4" w:rsidR="00C514DD" w:rsidRDefault="00C514DD" w:rsidP="0070158B">
            <w:pPr>
              <w:jc w:val="both"/>
              <w:rPr>
                <w:rFonts w:asciiTheme="majorHAnsi" w:hAnsiTheme="majorHAnsi" w:cstheme="minorHAnsi"/>
                <w:b/>
                <w:noProof/>
                <w:color w:val="C7A163"/>
                <w:sz w:val="24"/>
              </w:rPr>
            </w:pPr>
            <w:r w:rsidRPr="00A25AE8">
              <w:rPr>
                <w:rFonts w:asciiTheme="majorHAnsi" w:hAnsiTheme="majorHAnsi" w:cstheme="minorHAnsi"/>
                <w:noProof/>
                <w:color w:val="000000" w:themeColor="text1"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51F7271E" wp14:editId="637C0409">
                      <wp:simplePos x="0" y="0"/>
                      <wp:positionH relativeFrom="column">
                        <wp:posOffset>-495886</wp:posOffset>
                      </wp:positionH>
                      <wp:positionV relativeFrom="paragraph">
                        <wp:posOffset>186446</wp:posOffset>
                      </wp:positionV>
                      <wp:extent cx="351155" cy="361315"/>
                      <wp:effectExtent l="0" t="0" r="10795" b="19685"/>
                      <wp:wrapNone/>
                      <wp:docPr id="2067456952" name="Rectangle 20674569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1155" cy="3613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7030A0"/>
                              </a:solidFill>
                              <a:ln>
                                <a:solidFill>
                                  <a:srgbClr val="0070C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902584E" id="Rectangle 2067456952" o:spid="_x0000_s1026" style="position:absolute;margin-left:-39.05pt;margin-top:14.7pt;width:27.65pt;height:28.4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" fillcolor="#7030a0" strokecolor="#0070c0" strokeweight="2pt"/>
                  </w:pict>
                </mc:Fallback>
              </mc:AlternateContent>
            </w:r>
          </w:p>
          <w:p w14:paraId="55B36A0E" w14:textId="09D21600" w:rsidR="0070158B" w:rsidRDefault="00A86893" w:rsidP="0070158B">
            <w:pPr>
              <w:jc w:val="both"/>
              <w:rPr>
                <w:rFonts w:asciiTheme="majorHAnsi" w:hAnsiTheme="majorHAnsi" w:cstheme="minorHAnsi"/>
                <w:b/>
                <w:noProof/>
                <w:color w:val="4F81BD"/>
                <w:sz w:val="24"/>
              </w:rPr>
            </w:pPr>
            <w:r w:rsidRPr="00A25AE8">
              <w:rPr>
                <w:rFonts w:asciiTheme="majorHAnsi" w:hAnsiTheme="majorHAnsi" w:cstheme="minorHAnsi"/>
                <w:b/>
                <w:noProof/>
                <w:color w:val="C7A163"/>
                <w:sz w:val="24"/>
              </w:rPr>
              <mc:AlternateContent>
                <mc:Choice Requires="wps">
                  <w:drawing>
                    <wp:inline distT="0" distB="0" distL="0" distR="0" wp14:anchorId="197E7238" wp14:editId="22F08B56">
                      <wp:extent cx="223837" cy="192088"/>
                      <wp:effectExtent l="0" t="0" r="5080" b="0"/>
                      <wp:docPr id="263" name="Freeform 97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B2C136C1-FCB7-6048-AFB0-EE7C6A785EBB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3837" cy="192088"/>
                              </a:xfrm>
                              <a:custGeom>
                                <a:avLst/>
                                <a:gdLst>
                                  <a:gd name="T0" fmla="*/ 103463 w 497"/>
                                  <a:gd name="T1" fmla="*/ 104039 h 426"/>
                                  <a:gd name="T2" fmla="*/ 103463 w 497"/>
                                  <a:gd name="T3" fmla="*/ 104039 h 426"/>
                                  <a:gd name="T4" fmla="*/ 123256 w 497"/>
                                  <a:gd name="T5" fmla="*/ 104039 h 426"/>
                                  <a:gd name="T6" fmla="*/ 123256 w 497"/>
                                  <a:gd name="T7" fmla="*/ 123856 h 426"/>
                                  <a:gd name="T8" fmla="*/ 223120 w 497"/>
                                  <a:gd name="T9" fmla="*/ 123856 h 426"/>
                                  <a:gd name="T10" fmla="*/ 219072 w 497"/>
                                  <a:gd name="T11" fmla="*/ 59901 h 426"/>
                                  <a:gd name="T12" fmla="*/ 199279 w 497"/>
                                  <a:gd name="T13" fmla="*/ 36031 h 426"/>
                                  <a:gd name="T14" fmla="*/ 163292 w 497"/>
                                  <a:gd name="T15" fmla="*/ 36031 h 426"/>
                                  <a:gd name="T16" fmla="*/ 151596 w 497"/>
                                  <a:gd name="T17" fmla="*/ 12160 h 426"/>
                                  <a:gd name="T18" fmla="*/ 134952 w 497"/>
                                  <a:gd name="T19" fmla="*/ 0 h 426"/>
                                  <a:gd name="T20" fmla="*/ 87269 w 497"/>
                                  <a:gd name="T21" fmla="*/ 0 h 426"/>
                                  <a:gd name="T22" fmla="*/ 75573 w 497"/>
                                  <a:gd name="T23" fmla="*/ 12160 h 426"/>
                                  <a:gd name="T24" fmla="*/ 59829 w 497"/>
                                  <a:gd name="T25" fmla="*/ 36031 h 426"/>
                                  <a:gd name="T26" fmla="*/ 23841 w 497"/>
                                  <a:gd name="T27" fmla="*/ 36031 h 426"/>
                                  <a:gd name="T28" fmla="*/ 4049 w 497"/>
                                  <a:gd name="T29" fmla="*/ 59901 h 426"/>
                                  <a:gd name="T30" fmla="*/ 0 w 497"/>
                                  <a:gd name="T31" fmla="*/ 123856 h 426"/>
                                  <a:gd name="T32" fmla="*/ 103463 w 497"/>
                                  <a:gd name="T33" fmla="*/ 123856 h 426"/>
                                  <a:gd name="T34" fmla="*/ 103463 w 497"/>
                                  <a:gd name="T35" fmla="*/ 104039 h 426"/>
                                  <a:gd name="T36" fmla="*/ 83670 w 497"/>
                                  <a:gd name="T37" fmla="*/ 23870 h 426"/>
                                  <a:gd name="T38" fmla="*/ 83670 w 497"/>
                                  <a:gd name="T39" fmla="*/ 23870 h 426"/>
                                  <a:gd name="T40" fmla="*/ 95366 w 497"/>
                                  <a:gd name="T41" fmla="*/ 16214 h 426"/>
                                  <a:gd name="T42" fmla="*/ 127754 w 497"/>
                                  <a:gd name="T43" fmla="*/ 16214 h 426"/>
                                  <a:gd name="T44" fmla="*/ 139000 w 497"/>
                                  <a:gd name="T45" fmla="*/ 23870 h 426"/>
                                  <a:gd name="T46" fmla="*/ 143499 w 497"/>
                                  <a:gd name="T47" fmla="*/ 36031 h 426"/>
                                  <a:gd name="T48" fmla="*/ 79622 w 497"/>
                                  <a:gd name="T49" fmla="*/ 36031 h 426"/>
                                  <a:gd name="T50" fmla="*/ 83670 w 497"/>
                                  <a:gd name="T51" fmla="*/ 23870 h 426"/>
                                  <a:gd name="T52" fmla="*/ 123256 w 497"/>
                                  <a:gd name="T53" fmla="*/ 159887 h 426"/>
                                  <a:gd name="T54" fmla="*/ 123256 w 497"/>
                                  <a:gd name="T55" fmla="*/ 159887 h 426"/>
                                  <a:gd name="T56" fmla="*/ 103463 w 497"/>
                                  <a:gd name="T57" fmla="*/ 159887 h 426"/>
                                  <a:gd name="T58" fmla="*/ 103463 w 497"/>
                                  <a:gd name="T59" fmla="*/ 136016 h 426"/>
                                  <a:gd name="T60" fmla="*/ 4049 w 497"/>
                                  <a:gd name="T61" fmla="*/ 136016 h 426"/>
                                  <a:gd name="T62" fmla="*/ 7647 w 497"/>
                                  <a:gd name="T63" fmla="*/ 171597 h 426"/>
                                  <a:gd name="T64" fmla="*/ 27890 w 497"/>
                                  <a:gd name="T65" fmla="*/ 191414 h 426"/>
                                  <a:gd name="T66" fmla="*/ 195230 w 497"/>
                                  <a:gd name="T67" fmla="*/ 191414 h 426"/>
                                  <a:gd name="T68" fmla="*/ 215023 w 497"/>
                                  <a:gd name="T69" fmla="*/ 171597 h 426"/>
                                  <a:gd name="T70" fmla="*/ 219072 w 497"/>
                                  <a:gd name="T71" fmla="*/ 136016 h 426"/>
                                  <a:gd name="T72" fmla="*/ 123256 w 497"/>
                                  <a:gd name="T73" fmla="*/ 136016 h 426"/>
                                  <a:gd name="T74" fmla="*/ 123256 w 497"/>
                                  <a:gd name="T75" fmla="*/ 159887 h 426"/>
                                  <a:gd name="T76" fmla="*/ 0 60000 65536"/>
                                  <a:gd name="T77" fmla="*/ 0 60000 65536"/>
                                  <a:gd name="T78" fmla="*/ 0 60000 65536"/>
                                  <a:gd name="T79" fmla="*/ 0 60000 65536"/>
                                  <a:gd name="T80" fmla="*/ 0 60000 65536"/>
                                  <a:gd name="T81" fmla="*/ 0 60000 65536"/>
                                  <a:gd name="T82" fmla="*/ 0 60000 65536"/>
                                  <a:gd name="T83" fmla="*/ 0 60000 65536"/>
                                  <a:gd name="T84" fmla="*/ 0 60000 65536"/>
                                  <a:gd name="T85" fmla="*/ 0 60000 65536"/>
                                  <a:gd name="T86" fmla="*/ 0 60000 65536"/>
                                  <a:gd name="T87" fmla="*/ 0 60000 65536"/>
                                  <a:gd name="T88" fmla="*/ 0 60000 65536"/>
                                  <a:gd name="T89" fmla="*/ 0 60000 65536"/>
                                  <a:gd name="T90" fmla="*/ 0 60000 65536"/>
                                  <a:gd name="T91" fmla="*/ 0 60000 65536"/>
                                  <a:gd name="T92" fmla="*/ 0 60000 65536"/>
                                  <a:gd name="T93" fmla="*/ 0 60000 65536"/>
                                  <a:gd name="T94" fmla="*/ 0 60000 65536"/>
                                  <a:gd name="T95" fmla="*/ 0 60000 65536"/>
                                  <a:gd name="T96" fmla="*/ 0 60000 65536"/>
                                  <a:gd name="T97" fmla="*/ 0 60000 65536"/>
                                  <a:gd name="T98" fmla="*/ 0 60000 65536"/>
                                  <a:gd name="T99" fmla="*/ 0 60000 65536"/>
                                  <a:gd name="T100" fmla="*/ 0 60000 65536"/>
                                  <a:gd name="T101" fmla="*/ 0 60000 65536"/>
                                  <a:gd name="T102" fmla="*/ 0 60000 65536"/>
                                  <a:gd name="T103" fmla="*/ 0 60000 65536"/>
                                  <a:gd name="T104" fmla="*/ 0 60000 65536"/>
                                  <a:gd name="T105" fmla="*/ 0 60000 65536"/>
                                  <a:gd name="T106" fmla="*/ 0 60000 65536"/>
                                  <a:gd name="T107" fmla="*/ 0 60000 65536"/>
                                  <a:gd name="T108" fmla="*/ 0 60000 65536"/>
                                  <a:gd name="T109" fmla="*/ 0 60000 65536"/>
                                  <a:gd name="T110" fmla="*/ 0 60000 65536"/>
                                  <a:gd name="T111" fmla="*/ 0 60000 65536"/>
                                  <a:gd name="T112" fmla="*/ 0 60000 65536"/>
                                  <a:gd name="T113" fmla="*/ 0 60000 65536"/>
                                </a:gdLst>
                                <a:ahLst/>
                                <a:cxnLst>
                                  <a:cxn ang="T76">
                                    <a:pos x="T0" y="T1"/>
                                  </a:cxn>
                                  <a:cxn ang="T77">
                                    <a:pos x="T2" y="T3"/>
                                  </a:cxn>
                                  <a:cxn ang="T78">
                                    <a:pos x="T4" y="T5"/>
                                  </a:cxn>
                                  <a:cxn ang="T79">
                                    <a:pos x="T6" y="T7"/>
                                  </a:cxn>
                                  <a:cxn ang="T80">
                                    <a:pos x="T8" y="T9"/>
                                  </a:cxn>
                                  <a:cxn ang="T81">
                                    <a:pos x="T10" y="T11"/>
                                  </a:cxn>
                                  <a:cxn ang="T82">
                                    <a:pos x="T12" y="T13"/>
                                  </a:cxn>
                                  <a:cxn ang="T83">
                                    <a:pos x="T14" y="T15"/>
                                  </a:cxn>
                                  <a:cxn ang="T84">
                                    <a:pos x="T16" y="T17"/>
                                  </a:cxn>
                                  <a:cxn ang="T85">
                                    <a:pos x="T18" y="T19"/>
                                  </a:cxn>
                                  <a:cxn ang="T86">
                                    <a:pos x="T20" y="T21"/>
                                  </a:cxn>
                                  <a:cxn ang="T87">
                                    <a:pos x="T22" y="T23"/>
                                  </a:cxn>
                                  <a:cxn ang="T88">
                                    <a:pos x="T24" y="T25"/>
                                  </a:cxn>
                                  <a:cxn ang="T89">
                                    <a:pos x="T26" y="T27"/>
                                  </a:cxn>
                                  <a:cxn ang="T90">
                                    <a:pos x="T28" y="T29"/>
                                  </a:cxn>
                                  <a:cxn ang="T91">
                                    <a:pos x="T30" y="T31"/>
                                  </a:cxn>
                                  <a:cxn ang="T92">
                                    <a:pos x="T32" y="T33"/>
                                  </a:cxn>
                                  <a:cxn ang="T93">
                                    <a:pos x="T34" y="T35"/>
                                  </a:cxn>
                                  <a:cxn ang="T94">
                                    <a:pos x="T36" y="T37"/>
                                  </a:cxn>
                                  <a:cxn ang="T95">
                                    <a:pos x="T38" y="T39"/>
                                  </a:cxn>
                                  <a:cxn ang="T96">
                                    <a:pos x="T40" y="T41"/>
                                  </a:cxn>
                                  <a:cxn ang="T97">
                                    <a:pos x="T42" y="T43"/>
                                  </a:cxn>
                                  <a:cxn ang="T98">
                                    <a:pos x="T44" y="T45"/>
                                  </a:cxn>
                                  <a:cxn ang="T99">
                                    <a:pos x="T46" y="T47"/>
                                  </a:cxn>
                                  <a:cxn ang="T100">
                                    <a:pos x="T48" y="T49"/>
                                  </a:cxn>
                                  <a:cxn ang="T101">
                                    <a:pos x="T50" y="T51"/>
                                  </a:cxn>
                                  <a:cxn ang="T102">
                                    <a:pos x="T52" y="T53"/>
                                  </a:cxn>
                                  <a:cxn ang="T103">
                                    <a:pos x="T54" y="T55"/>
                                  </a:cxn>
                                  <a:cxn ang="T104">
                                    <a:pos x="T56" y="T57"/>
                                  </a:cxn>
                                  <a:cxn ang="T105">
                                    <a:pos x="T58" y="T59"/>
                                  </a:cxn>
                                  <a:cxn ang="T106">
                                    <a:pos x="T60" y="T61"/>
                                  </a:cxn>
                                  <a:cxn ang="T107">
                                    <a:pos x="T62" y="T63"/>
                                  </a:cxn>
                                  <a:cxn ang="T108">
                                    <a:pos x="T64" y="T65"/>
                                  </a:cxn>
                                  <a:cxn ang="T109">
                                    <a:pos x="T66" y="T67"/>
                                  </a:cxn>
                                  <a:cxn ang="T110">
                                    <a:pos x="T68" y="T69"/>
                                  </a:cxn>
                                  <a:cxn ang="T111">
                                    <a:pos x="T70" y="T71"/>
                                  </a:cxn>
                                  <a:cxn ang="T112">
                                    <a:pos x="T72" y="T73"/>
                                  </a:cxn>
                                  <a:cxn ang="T113">
                                    <a:pos x="T74" y="T75"/>
                                  </a:cxn>
                                </a:cxnLst>
                                <a:rect l="0" t="0" r="r" b="b"/>
                                <a:pathLst>
                                  <a:path w="497" h="426">
                                    <a:moveTo>
                                      <a:pt x="230" y="231"/>
                                    </a:moveTo>
                                    <a:lnTo>
                                      <a:pt x="230" y="231"/>
                                    </a:lnTo>
                                    <a:cubicBezTo>
                                      <a:pt x="274" y="231"/>
                                      <a:pt x="274" y="231"/>
                                      <a:pt x="274" y="231"/>
                                    </a:cubicBezTo>
                                    <a:cubicBezTo>
                                      <a:pt x="274" y="275"/>
                                      <a:pt x="274" y="275"/>
                                      <a:pt x="274" y="275"/>
                                    </a:cubicBezTo>
                                    <a:cubicBezTo>
                                      <a:pt x="496" y="275"/>
                                      <a:pt x="496" y="275"/>
                                      <a:pt x="496" y="275"/>
                                    </a:cubicBezTo>
                                    <a:cubicBezTo>
                                      <a:pt x="496" y="275"/>
                                      <a:pt x="496" y="168"/>
                                      <a:pt x="487" y="133"/>
                                    </a:cubicBezTo>
                                    <a:cubicBezTo>
                                      <a:pt x="487" y="97"/>
                                      <a:pt x="478" y="80"/>
                                      <a:pt x="443" y="80"/>
                                    </a:cubicBezTo>
                                    <a:cubicBezTo>
                                      <a:pt x="363" y="80"/>
                                      <a:pt x="363" y="80"/>
                                      <a:pt x="363" y="80"/>
                                    </a:cubicBezTo>
                                    <a:cubicBezTo>
                                      <a:pt x="345" y="53"/>
                                      <a:pt x="337" y="27"/>
                                      <a:pt x="337" y="27"/>
                                    </a:cubicBezTo>
                                    <a:cubicBezTo>
                                      <a:pt x="328" y="9"/>
                                      <a:pt x="319" y="0"/>
                                      <a:pt x="300" y="0"/>
                                    </a:cubicBezTo>
                                    <a:cubicBezTo>
                                      <a:pt x="194" y="0"/>
                                      <a:pt x="194" y="0"/>
                                      <a:pt x="194" y="0"/>
                                    </a:cubicBezTo>
                                    <a:cubicBezTo>
                                      <a:pt x="177" y="0"/>
                                      <a:pt x="168" y="9"/>
                                      <a:pt x="168" y="27"/>
                                    </a:cubicBezTo>
                                    <a:cubicBezTo>
                                      <a:pt x="159" y="27"/>
                                      <a:pt x="150" y="53"/>
                                      <a:pt x="133" y="80"/>
                                    </a:cubicBezTo>
                                    <a:cubicBezTo>
                                      <a:pt x="53" y="80"/>
                                      <a:pt x="53" y="80"/>
                                      <a:pt x="53" y="80"/>
                                    </a:cubicBezTo>
                                    <a:cubicBezTo>
                                      <a:pt x="17" y="80"/>
                                      <a:pt x="9" y="97"/>
                                      <a:pt x="9" y="133"/>
                                    </a:cubicBezTo>
                                    <a:cubicBezTo>
                                      <a:pt x="0" y="168"/>
                                      <a:pt x="0" y="275"/>
                                      <a:pt x="0" y="275"/>
                                    </a:cubicBezTo>
                                    <a:cubicBezTo>
                                      <a:pt x="230" y="275"/>
                                      <a:pt x="230" y="275"/>
                                      <a:pt x="230" y="275"/>
                                    </a:cubicBezTo>
                                    <a:lnTo>
                                      <a:pt x="230" y="231"/>
                                    </a:lnTo>
                                    <a:close/>
                                    <a:moveTo>
                                      <a:pt x="186" y="53"/>
                                    </a:moveTo>
                                    <a:lnTo>
                                      <a:pt x="186" y="53"/>
                                    </a:lnTo>
                                    <a:cubicBezTo>
                                      <a:pt x="194" y="44"/>
                                      <a:pt x="194" y="36"/>
                                      <a:pt x="212" y="36"/>
                                    </a:cubicBezTo>
                                    <a:cubicBezTo>
                                      <a:pt x="284" y="36"/>
                                      <a:pt x="284" y="36"/>
                                      <a:pt x="284" y="36"/>
                                    </a:cubicBezTo>
                                    <a:cubicBezTo>
                                      <a:pt x="300" y="36"/>
                                      <a:pt x="300" y="44"/>
                                      <a:pt x="309" y="53"/>
                                    </a:cubicBezTo>
                                    <a:cubicBezTo>
                                      <a:pt x="309" y="53"/>
                                      <a:pt x="319" y="71"/>
                                      <a:pt x="319" y="80"/>
                                    </a:cubicBezTo>
                                    <a:cubicBezTo>
                                      <a:pt x="177" y="80"/>
                                      <a:pt x="177" y="80"/>
                                      <a:pt x="177" y="80"/>
                                    </a:cubicBezTo>
                                    <a:cubicBezTo>
                                      <a:pt x="186" y="71"/>
                                      <a:pt x="186" y="53"/>
                                      <a:pt x="186" y="53"/>
                                    </a:cubicBezTo>
                                    <a:close/>
                                    <a:moveTo>
                                      <a:pt x="274" y="355"/>
                                    </a:moveTo>
                                    <a:lnTo>
                                      <a:pt x="274" y="355"/>
                                    </a:lnTo>
                                    <a:cubicBezTo>
                                      <a:pt x="230" y="355"/>
                                      <a:pt x="230" y="355"/>
                                      <a:pt x="230" y="355"/>
                                    </a:cubicBezTo>
                                    <a:cubicBezTo>
                                      <a:pt x="230" y="302"/>
                                      <a:pt x="230" y="302"/>
                                      <a:pt x="230" y="302"/>
                                    </a:cubicBezTo>
                                    <a:cubicBezTo>
                                      <a:pt x="9" y="302"/>
                                      <a:pt x="9" y="302"/>
                                      <a:pt x="9" y="302"/>
                                    </a:cubicBezTo>
                                    <a:cubicBezTo>
                                      <a:pt x="9" y="302"/>
                                      <a:pt x="17" y="346"/>
                                      <a:pt x="17" y="381"/>
                                    </a:cubicBezTo>
                                    <a:cubicBezTo>
                                      <a:pt x="17" y="399"/>
                                      <a:pt x="26" y="425"/>
                                      <a:pt x="62" y="425"/>
                                    </a:cubicBezTo>
                                    <a:cubicBezTo>
                                      <a:pt x="434" y="425"/>
                                      <a:pt x="434" y="425"/>
                                      <a:pt x="434" y="425"/>
                                    </a:cubicBezTo>
                                    <a:cubicBezTo>
                                      <a:pt x="469" y="425"/>
                                      <a:pt x="478" y="399"/>
                                      <a:pt x="478" y="381"/>
                                    </a:cubicBezTo>
                                    <a:cubicBezTo>
                                      <a:pt x="478" y="346"/>
                                      <a:pt x="487" y="302"/>
                                      <a:pt x="487" y="302"/>
                                    </a:cubicBezTo>
                                    <a:cubicBezTo>
                                      <a:pt x="274" y="302"/>
                                      <a:pt x="274" y="302"/>
                                      <a:pt x="274" y="302"/>
                                    </a:cubicBezTo>
                                    <a:lnTo>
                                      <a:pt x="274" y="35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364455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wrap="none" lIns="34290" tIns="17145" rIns="34290" bIns="17145" anchor="ctr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AA2FE8D" id="Freeform 97" o:spid="_x0000_s1026" style="width:17.6pt;height:15.1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coordsize="497,4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" path="m230,231r,c274,231,274,231,274,231v,44,,44,,44c496,275,496,275,496,275v,,,-107,-9,-142c487,97,478,80,443,80v-80,,-80,,-80,c345,53,337,27,337,27,328,9,319,,300,,194,,194,,194,,177,,168,9,168,27v-9,,-18,26,-35,53c53,80,53,80,53,80,17,80,9,97,9,133,,168,,275,,275v230,,230,,230,l230,231xm186,53r,c194,44,194,36,212,36v72,,72,,72,c300,36,300,44,309,53v,,10,18,10,27c177,80,177,80,177,80v9,-9,9,-27,9,-27xm274,355r,c230,355,230,355,230,355v,-53,,-53,,-53c9,302,9,302,9,302v,,8,44,8,79c17,399,26,425,62,425v372,,372,,372,c469,425,478,399,478,381v,-35,9,-79,9,-79c274,302,274,302,274,302r,53xe" fillcolor="#364455" stroked="f">
                      <v:path arrowok="t" o:connecttype="custom" o:connectlocs="46597279,46912309;46597279,46912309;55511576,46912309;55511576,55848008;100487951,55848008;98664827,27010008;89750530,16246767;73542840,16246767;68275239,5483075;60779177,0;39303886,0;34036285,5483075;26945561,16246767;10737420,16246767;1823573,27010008;0,55848008;46597279,55848008;46597279,46912309;37682981,10763241;37682981,10763241;42950582,7311068;57537368,7311068;62602300,10763241;64628543,16246767;35859858,16246767;37682981,10763241;55511576,72094775;55511576,72094775;46597279,72094775;46597279,61331083;1823573,61331083;3444027,77374940;12560994,86310640;87926957,86310640;96841254,77374940;98664827,61331083;55511576,61331083;55511576,72094775" o:connectangles="0,0,0,0,0,0,0,0,0,0,0,0,0,0,0,0,0,0,0,0,0,0,0,0,0,0,0,0,0,0,0,0,0,0,0,0,0,0"/>
                      <w10:anchorlock/>
                    </v:shape>
                  </w:pict>
                </mc:Fallback>
              </mc:AlternateContent>
            </w:r>
            <w:r>
              <w:rPr>
                <w:rFonts w:asciiTheme="majorHAnsi" w:hAnsiTheme="majorHAnsi" w:cstheme="minorHAnsi"/>
                <w:b/>
                <w:noProof/>
                <w:color w:val="4F81BD"/>
                <w:sz w:val="24"/>
              </w:rPr>
              <w:t xml:space="preserve"> </w:t>
            </w:r>
            <w:r w:rsidR="00CE1A29" w:rsidRPr="00A25AE8">
              <w:rPr>
                <w:rFonts w:asciiTheme="majorHAnsi" w:hAnsiTheme="majorHAnsi" w:cstheme="minorHAnsi"/>
                <w:b/>
                <w:noProof/>
                <w:color w:val="4F81BD"/>
                <w:sz w:val="24"/>
              </w:rPr>
              <w:t>WORK EXPERIENCE</w:t>
            </w:r>
          </w:p>
          <w:p w14:paraId="223F2F8D" w14:textId="77777777" w:rsidR="00272A4F" w:rsidRDefault="00272A4F" w:rsidP="002F7E79">
            <w:pPr>
              <w:rPr>
                <w:rFonts w:asciiTheme="majorHAnsi" w:hAnsiTheme="majorHAnsi" w:cs="Tahoma"/>
                <w:b/>
                <w:bCs/>
                <w:color w:val="000000" w:themeColor="text1"/>
                <w:sz w:val="20"/>
                <w:szCs w:val="20"/>
                <w:lang w:eastAsia="en-GB"/>
              </w:rPr>
            </w:pPr>
          </w:p>
          <w:p w14:paraId="2A05CDA1" w14:textId="1082A28A" w:rsidR="00D40194" w:rsidRPr="009048F9" w:rsidRDefault="008C47DF" w:rsidP="002F7E79">
            <w:pPr>
              <w:rPr>
                <w:rFonts w:asciiTheme="majorHAnsi" w:hAnsiTheme="majorHAnsi" w:cs="Tahoma"/>
                <w:b/>
                <w:bCs/>
                <w:color w:val="000000" w:themeColor="text1"/>
                <w:lang w:eastAsia="en-GB"/>
              </w:rPr>
            </w:pPr>
            <w:r>
              <w:rPr>
                <w:rFonts w:asciiTheme="majorHAnsi" w:hAnsiTheme="majorHAnsi" w:cs="Tahoma"/>
                <w:b/>
                <w:bCs/>
                <w:color w:val="000000" w:themeColor="text1"/>
                <w:lang w:eastAsia="en-GB"/>
              </w:rPr>
              <w:t>TCS</w:t>
            </w:r>
            <w:r w:rsidR="00C514DD">
              <w:rPr>
                <w:rFonts w:asciiTheme="majorHAnsi" w:hAnsiTheme="majorHAnsi" w:cs="Tahoma"/>
                <w:b/>
                <w:bCs/>
                <w:color w:val="000000" w:themeColor="text1"/>
                <w:lang w:eastAsia="en-GB"/>
              </w:rPr>
              <w:t xml:space="preserve"> </w:t>
            </w:r>
            <w:r>
              <w:rPr>
                <w:rFonts w:asciiTheme="majorHAnsi" w:hAnsiTheme="majorHAnsi" w:cs="Tahoma"/>
                <w:b/>
                <w:bCs/>
                <w:color w:val="000000" w:themeColor="text1"/>
                <w:lang w:eastAsia="en-GB"/>
              </w:rPr>
              <w:t>Sverige</w:t>
            </w:r>
            <w:r w:rsidR="00241BB5" w:rsidRPr="009048F9">
              <w:rPr>
                <w:rFonts w:asciiTheme="majorHAnsi" w:hAnsiTheme="majorHAnsi" w:cs="Tahoma"/>
                <w:b/>
                <w:bCs/>
                <w:color w:val="000000" w:themeColor="text1"/>
                <w:lang w:eastAsia="en-GB"/>
              </w:rPr>
              <w:t xml:space="preserve"> || Since </w:t>
            </w:r>
            <w:r w:rsidR="00EB1716">
              <w:rPr>
                <w:rFonts w:asciiTheme="majorHAnsi" w:hAnsiTheme="majorHAnsi" w:cs="Tahoma"/>
                <w:b/>
                <w:bCs/>
                <w:color w:val="000000" w:themeColor="text1"/>
                <w:lang w:eastAsia="en-GB"/>
              </w:rPr>
              <w:t>May 2023</w:t>
            </w:r>
            <w:r w:rsidR="00A666E7" w:rsidRPr="009048F9">
              <w:rPr>
                <w:rFonts w:asciiTheme="majorHAnsi" w:hAnsiTheme="majorHAnsi" w:cs="Tahoma"/>
                <w:b/>
                <w:bCs/>
                <w:color w:val="000000" w:themeColor="text1"/>
                <w:lang w:eastAsia="en-GB"/>
              </w:rPr>
              <w:t xml:space="preserve"> || </w:t>
            </w:r>
            <w:proofErr w:type="spellStart"/>
            <w:r w:rsidR="00C514DD">
              <w:rPr>
                <w:rFonts w:asciiTheme="majorHAnsi" w:hAnsiTheme="majorHAnsi" w:cs="Tahoma"/>
                <w:b/>
                <w:bCs/>
                <w:color w:val="000000" w:themeColor="text1"/>
                <w:lang w:eastAsia="en-GB"/>
              </w:rPr>
              <w:t>Älmhult</w:t>
            </w:r>
            <w:proofErr w:type="spellEnd"/>
          </w:p>
          <w:p w14:paraId="77A04E01" w14:textId="6C539B06" w:rsidR="00F565FF" w:rsidRDefault="00C514DD" w:rsidP="00F565FF">
            <w:pPr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Theme="majorHAnsi" w:hAnsiTheme="majorHAnsi" w:cs="Tahoma"/>
                <w:b/>
                <w:bCs/>
                <w:color w:val="000000" w:themeColor="text1"/>
                <w:sz w:val="20"/>
                <w:szCs w:val="20"/>
                <w:lang w:eastAsia="en-GB"/>
              </w:rPr>
              <w:t>Business Analyst</w:t>
            </w:r>
            <w:r w:rsidR="00EB1716">
              <w:rPr>
                <w:rFonts w:asciiTheme="majorHAnsi" w:hAnsiTheme="majorHAnsi" w:cs="Tahoma"/>
                <w:b/>
                <w:bCs/>
                <w:color w:val="000000" w:themeColor="text1"/>
                <w:sz w:val="20"/>
                <w:szCs w:val="20"/>
                <w:lang w:eastAsia="en-GB"/>
              </w:rPr>
              <w:t xml:space="preserve"> / Data Analyst</w:t>
            </w:r>
            <w:r>
              <w:rPr>
                <w:rFonts w:asciiTheme="majorHAnsi" w:hAnsiTheme="majorHAnsi" w:cs="Tahoma"/>
                <w:b/>
                <w:bCs/>
                <w:color w:val="000000" w:themeColor="text1"/>
                <w:sz w:val="20"/>
                <w:szCs w:val="20"/>
                <w:lang w:eastAsia="en-GB"/>
              </w:rPr>
              <w:t xml:space="preserve"> </w:t>
            </w:r>
            <w:r w:rsidR="00241BB5" w:rsidRPr="009048F9">
              <w:rPr>
                <w:rFonts w:asciiTheme="majorHAnsi" w:hAnsiTheme="majorHAnsi" w:cs="Tahoma"/>
                <w:b/>
                <w:bCs/>
                <w:color w:val="000000" w:themeColor="text1"/>
                <w:sz w:val="20"/>
                <w:szCs w:val="20"/>
                <w:lang w:eastAsia="en-GB"/>
              </w:rPr>
              <w:t xml:space="preserve">|| </w:t>
            </w:r>
            <w:r>
              <w:rPr>
                <w:rFonts w:asciiTheme="majorHAnsi" w:hAnsiTheme="majorHAnsi" w:cs="Tahoma"/>
                <w:b/>
                <w:bCs/>
                <w:color w:val="000000" w:themeColor="text1"/>
                <w:sz w:val="20"/>
                <w:szCs w:val="20"/>
                <w:lang w:eastAsia="en-GB"/>
              </w:rPr>
              <w:t>IKEA</w:t>
            </w:r>
            <w:r w:rsidR="00241BB5" w:rsidRPr="009048F9">
              <w:rPr>
                <w:rFonts w:asciiTheme="majorHAnsi" w:hAnsiTheme="majorHAnsi" w:cs="Tahoma"/>
                <w:b/>
                <w:bCs/>
                <w:color w:val="000000" w:themeColor="text1"/>
                <w:sz w:val="20"/>
                <w:szCs w:val="20"/>
                <w:lang w:eastAsia="en-GB"/>
              </w:rPr>
              <w:t xml:space="preserve"> ||</w:t>
            </w:r>
            <w:r w:rsidR="00D40194" w:rsidRPr="009048F9">
              <w:rPr>
                <w:rFonts w:asciiTheme="majorHAnsi" w:hAnsiTheme="majorHAnsi" w:cs="Tahoma"/>
                <w:b/>
                <w:bCs/>
                <w:color w:val="000000" w:themeColor="text1"/>
                <w:sz w:val="20"/>
                <w:szCs w:val="20"/>
                <w:lang w:eastAsia="en-GB"/>
              </w:rPr>
              <w:t xml:space="preserve"> </w:t>
            </w:r>
            <w:r w:rsidR="001F5FAA">
              <w:rPr>
                <w:rFonts w:asciiTheme="majorHAnsi" w:hAnsiTheme="majorHAnsi" w:cs="Tahoma"/>
                <w:b/>
                <w:bCs/>
                <w:color w:val="000000" w:themeColor="text1"/>
                <w:sz w:val="20"/>
                <w:szCs w:val="20"/>
                <w:lang w:eastAsia="en-GB"/>
              </w:rPr>
              <w:t xml:space="preserve">Range &amp; </w:t>
            </w:r>
            <w:r w:rsidR="009D1C6E">
              <w:rPr>
                <w:rFonts w:asciiTheme="majorHAnsi" w:hAnsiTheme="majorHAnsi" w:cs="Tahoma"/>
                <w:b/>
                <w:bCs/>
                <w:color w:val="000000" w:themeColor="text1"/>
                <w:sz w:val="20"/>
                <w:szCs w:val="20"/>
                <w:lang w:eastAsia="en-GB"/>
              </w:rPr>
              <w:t>Supply Chain Development</w:t>
            </w:r>
          </w:p>
          <w:p w14:paraId="1A55F24E" w14:textId="77777777" w:rsidR="00AA34EA" w:rsidRDefault="00AA34EA" w:rsidP="00AA34EA">
            <w:pPr>
              <w:numPr>
                <w:ilvl w:val="0"/>
                <w:numId w:val="6"/>
              </w:numPr>
              <w:rPr>
                <w:rFonts w:asciiTheme="majorHAnsi" w:hAnsiTheme="majorHAnsi" w:cs="Tahoma"/>
                <w:color w:val="000000" w:themeColor="text1"/>
                <w:sz w:val="20"/>
                <w:szCs w:val="20"/>
                <w:lang w:val="en-IN" w:eastAsia="en-GB"/>
              </w:rPr>
            </w:pPr>
            <w:ins w:id="0" w:author="Unknown">
              <w:r w:rsidRPr="00AA34EA">
                <w:rPr>
                  <w:rFonts w:asciiTheme="majorHAnsi" w:hAnsiTheme="majorHAnsi" w:cs="Tahoma"/>
                  <w:color w:val="000000" w:themeColor="text1"/>
                  <w:sz w:val="20"/>
                  <w:szCs w:val="20"/>
                  <w:lang w:val="en-IN" w:eastAsia="en-GB"/>
                </w:rPr>
                <w:lastRenderedPageBreak/>
                <w:t xml:space="preserve">Engineered and integrated </w:t>
              </w:r>
              <w:proofErr w:type="spellStart"/>
              <w:r w:rsidRPr="00AA34EA">
                <w:rPr>
                  <w:rFonts w:asciiTheme="majorHAnsi" w:hAnsiTheme="majorHAnsi" w:cs="Tahoma"/>
                  <w:color w:val="000000" w:themeColor="text1"/>
                  <w:sz w:val="20"/>
                  <w:szCs w:val="20"/>
                  <w:lang w:val="en-IN" w:eastAsia="en-GB"/>
                </w:rPr>
                <w:t>GS1</w:t>
              </w:r>
              <w:proofErr w:type="spellEnd"/>
              <w:r w:rsidRPr="00AA34EA">
                <w:rPr>
                  <w:rFonts w:asciiTheme="majorHAnsi" w:hAnsiTheme="majorHAnsi" w:cs="Tahoma"/>
                  <w:color w:val="000000" w:themeColor="text1"/>
                  <w:sz w:val="20"/>
                  <w:szCs w:val="20"/>
                  <w:lang w:val="en-IN" w:eastAsia="en-GB"/>
                </w:rPr>
                <w:t xml:space="preserve"> </w:t>
              </w:r>
              <w:proofErr w:type="spellStart"/>
              <w:r w:rsidRPr="00AA34EA">
                <w:rPr>
                  <w:rFonts w:asciiTheme="majorHAnsi" w:hAnsiTheme="majorHAnsi" w:cs="Tahoma"/>
                  <w:color w:val="000000" w:themeColor="text1"/>
                  <w:sz w:val="20"/>
                  <w:szCs w:val="20"/>
                  <w:lang w:val="en-IN" w:eastAsia="en-GB"/>
                </w:rPr>
                <w:t>GDSN</w:t>
              </w:r>
              <w:proofErr w:type="spellEnd"/>
              <w:r w:rsidRPr="00AA34EA">
                <w:rPr>
                  <w:rFonts w:asciiTheme="majorHAnsi" w:hAnsiTheme="majorHAnsi" w:cs="Tahoma"/>
                  <w:color w:val="000000" w:themeColor="text1"/>
                  <w:sz w:val="20"/>
                  <w:szCs w:val="20"/>
                  <w:lang w:val="en-IN" w:eastAsia="en-GB"/>
                </w:rPr>
                <w:t xml:space="preserve"> standards into IKEA product master data, developing physical data models and integrating them into Collibra (</w:t>
              </w:r>
              <w:proofErr w:type="spellStart"/>
              <w:r w:rsidRPr="00AA34EA">
                <w:rPr>
                  <w:rFonts w:asciiTheme="majorHAnsi" w:hAnsiTheme="majorHAnsi" w:cs="Tahoma"/>
                  <w:color w:val="000000" w:themeColor="text1"/>
                  <w:sz w:val="20"/>
                  <w:szCs w:val="20"/>
                  <w:lang w:val="en-IN" w:eastAsia="en-GB"/>
                </w:rPr>
                <w:t>IDNAP</w:t>
              </w:r>
              <w:proofErr w:type="spellEnd"/>
              <w:r w:rsidRPr="00AA34EA">
                <w:rPr>
                  <w:rFonts w:asciiTheme="majorHAnsi" w:hAnsiTheme="majorHAnsi" w:cs="Tahoma"/>
                  <w:color w:val="000000" w:themeColor="text1"/>
                  <w:sz w:val="20"/>
                  <w:szCs w:val="20"/>
                  <w:lang w:val="en-IN" w:eastAsia="en-GB"/>
                </w:rPr>
                <w:t xml:space="preserve">), enhancing </w:t>
              </w:r>
              <w:r w:rsidRPr="00AA34EA">
                <w:rPr>
                  <w:rFonts w:asciiTheme="majorHAnsi" w:hAnsiTheme="majorHAnsi" w:cs="Tahoma"/>
                  <w:b/>
                  <w:bCs/>
                  <w:color w:val="000000" w:themeColor="text1"/>
                  <w:sz w:val="20"/>
                  <w:szCs w:val="20"/>
                  <w:lang w:val="en-IN" w:eastAsia="en-GB"/>
                </w:rPr>
                <w:t>data governance</w:t>
              </w:r>
              <w:r w:rsidRPr="00AA34EA">
                <w:rPr>
                  <w:rFonts w:asciiTheme="majorHAnsi" w:hAnsiTheme="majorHAnsi" w:cs="Tahoma"/>
                  <w:color w:val="000000" w:themeColor="text1"/>
                  <w:sz w:val="20"/>
                  <w:szCs w:val="20"/>
                  <w:lang w:val="en-IN" w:eastAsia="en-GB"/>
                </w:rPr>
                <w:t xml:space="preserve"> and </w:t>
              </w:r>
              <w:r w:rsidRPr="00AA34EA">
                <w:rPr>
                  <w:rFonts w:asciiTheme="majorHAnsi" w:hAnsiTheme="majorHAnsi" w:cs="Tahoma"/>
                  <w:b/>
                  <w:bCs/>
                  <w:color w:val="000000" w:themeColor="text1"/>
                  <w:sz w:val="20"/>
                  <w:szCs w:val="20"/>
                  <w:lang w:val="en-IN" w:eastAsia="en-GB"/>
                </w:rPr>
                <w:t>usability</w:t>
              </w:r>
              <w:r w:rsidRPr="00AA34EA">
                <w:rPr>
                  <w:rFonts w:asciiTheme="majorHAnsi" w:hAnsiTheme="majorHAnsi" w:cs="Tahoma"/>
                  <w:color w:val="000000" w:themeColor="text1"/>
                  <w:sz w:val="20"/>
                  <w:szCs w:val="20"/>
                  <w:lang w:val="en-IN" w:eastAsia="en-GB"/>
                </w:rPr>
                <w:t>.</w:t>
              </w:r>
            </w:ins>
          </w:p>
          <w:p w14:paraId="4A7BF51B" w14:textId="3C777385" w:rsidR="00D80218" w:rsidRPr="00AA34EA" w:rsidRDefault="00D80218" w:rsidP="00AA34EA">
            <w:pPr>
              <w:numPr>
                <w:ilvl w:val="0"/>
                <w:numId w:val="6"/>
              </w:numPr>
              <w:rPr>
                <w:rFonts w:asciiTheme="majorHAnsi" w:hAnsiTheme="majorHAnsi" w:cs="Tahoma"/>
                <w:color w:val="000000" w:themeColor="text1"/>
                <w:sz w:val="20"/>
                <w:szCs w:val="20"/>
                <w:lang w:val="en-IN" w:eastAsia="en-GB"/>
              </w:rPr>
            </w:pPr>
            <w:r w:rsidRPr="00D80218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 xml:space="preserve">Improved </w:t>
            </w:r>
            <w:r w:rsidRPr="00D80218">
              <w:rPr>
                <w:rFonts w:asciiTheme="majorHAnsi" w:hAnsiTheme="majorHAnsi" w:cs="Tahoma"/>
                <w:b/>
                <w:bCs/>
                <w:color w:val="000000" w:themeColor="text1"/>
                <w:sz w:val="20"/>
                <w:szCs w:val="20"/>
                <w:lang w:eastAsia="en-GB"/>
              </w:rPr>
              <w:t>data quality and consistency</w:t>
            </w:r>
            <w:r w:rsidRPr="00D80218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 xml:space="preserve"> through validation rules, transformation scripts, and automated mapping using Python</w:t>
            </w:r>
          </w:p>
          <w:p w14:paraId="6832CEB8" w14:textId="6404B92D" w:rsidR="00E30804" w:rsidRDefault="00D80218" w:rsidP="00F565FF">
            <w:pPr>
              <w:numPr>
                <w:ilvl w:val="0"/>
                <w:numId w:val="6"/>
              </w:numPr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</w:pPr>
            <w:r w:rsidRPr="00D80218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 xml:space="preserve">Promoted </w:t>
            </w:r>
            <w:r w:rsidRPr="00D80218">
              <w:rPr>
                <w:rFonts w:asciiTheme="majorHAnsi" w:hAnsiTheme="majorHAnsi" w:cs="Tahoma"/>
                <w:b/>
                <w:bCs/>
                <w:color w:val="000000" w:themeColor="text1"/>
                <w:sz w:val="20"/>
                <w:szCs w:val="20"/>
                <w:lang w:eastAsia="en-GB"/>
              </w:rPr>
              <w:t>data-driven decision-making</w:t>
            </w:r>
            <w:r w:rsidRPr="00D80218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 xml:space="preserve"> through reports and visualizations in Power BI, improving transparency and operational efficiency</w:t>
            </w:r>
            <w:r w:rsidR="002662C1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 xml:space="preserve"> </w:t>
            </w:r>
            <w:r w:rsidR="00E30804" w:rsidRPr="00E30804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>and structured documentation to support strategic decision-making</w:t>
            </w:r>
            <w:r w:rsidR="0053400F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 xml:space="preserve"> </w:t>
            </w:r>
            <w:r w:rsidR="0053400F" w:rsidRPr="0053400F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>and identify business opportunities</w:t>
            </w:r>
            <w:r w:rsidR="00E30804" w:rsidRPr="00E30804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>.</w:t>
            </w:r>
          </w:p>
          <w:p w14:paraId="2A2889A5" w14:textId="3758F483" w:rsidR="0042111C" w:rsidRDefault="0042111C" w:rsidP="00F565FF">
            <w:pPr>
              <w:numPr>
                <w:ilvl w:val="0"/>
                <w:numId w:val="6"/>
              </w:numPr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</w:pPr>
            <w:r w:rsidRPr="0042111C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 xml:space="preserve">Implemented an automation tool using Python to map </w:t>
            </w:r>
            <w:r w:rsidRPr="0042111C">
              <w:rPr>
                <w:rFonts w:asciiTheme="majorHAnsi" w:hAnsiTheme="majorHAnsi" w:cs="Tahoma"/>
                <w:b/>
                <w:bCs/>
                <w:color w:val="000000" w:themeColor="text1"/>
                <w:sz w:val="20"/>
                <w:szCs w:val="20"/>
                <w:lang w:eastAsia="en-GB"/>
              </w:rPr>
              <w:t>IKEA master classification</w:t>
            </w:r>
            <w:r w:rsidRPr="0042111C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 xml:space="preserve"> with the </w:t>
            </w:r>
            <w:proofErr w:type="spellStart"/>
            <w:r w:rsidRPr="0042111C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>GS1</w:t>
            </w:r>
            <w:proofErr w:type="spellEnd"/>
            <w:r w:rsidRPr="0042111C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 xml:space="preserve"> GPC (</w:t>
            </w:r>
            <w:r w:rsidRPr="0042111C">
              <w:rPr>
                <w:rFonts w:asciiTheme="majorHAnsi" w:hAnsiTheme="majorHAnsi" w:cs="Tahoma"/>
                <w:b/>
                <w:bCs/>
                <w:color w:val="000000" w:themeColor="text1"/>
                <w:sz w:val="20"/>
                <w:szCs w:val="20"/>
                <w:lang w:eastAsia="en-GB"/>
              </w:rPr>
              <w:t>Global Product Classification</w:t>
            </w:r>
            <w:r w:rsidRPr="0042111C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>) structure</w:t>
            </w:r>
            <w:r w:rsidR="00A25CB2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 xml:space="preserve"> </w:t>
            </w:r>
            <w:r w:rsidR="00A25CB2" w:rsidRPr="00A25CB2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>continuous improvement</w:t>
            </w:r>
            <w:r w:rsidRPr="0042111C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>.</w:t>
            </w:r>
          </w:p>
          <w:p w14:paraId="6F5C20B8" w14:textId="3DE6C819" w:rsidR="00FF2323" w:rsidRDefault="00FF2323" w:rsidP="00F565FF">
            <w:pPr>
              <w:numPr>
                <w:ilvl w:val="0"/>
                <w:numId w:val="6"/>
              </w:numPr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</w:pPr>
            <w:r w:rsidRPr="00FF2323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>Created clear, structured documentation outlining business insights, decision points, and roadmap recommendations for stakeholder alignment</w:t>
            </w:r>
            <w:r w:rsidR="00A25CB2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 xml:space="preserve"> and </w:t>
            </w:r>
            <w:r w:rsidR="00A25CB2" w:rsidRPr="00A25CB2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>fostering knowledge sharing</w:t>
            </w:r>
            <w:r w:rsidRPr="00FF2323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>.</w:t>
            </w:r>
          </w:p>
          <w:p w14:paraId="30239211" w14:textId="5C2A477C" w:rsidR="00CE4C1B" w:rsidRDefault="00CE4C1B" w:rsidP="00F565FF">
            <w:pPr>
              <w:numPr>
                <w:ilvl w:val="0"/>
                <w:numId w:val="6"/>
              </w:numPr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</w:pPr>
            <w:r w:rsidRPr="00CE4C1B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>Contributed to the Product Data Change Management (</w:t>
            </w:r>
            <w:proofErr w:type="spellStart"/>
            <w:r w:rsidRPr="00CE4C1B">
              <w:rPr>
                <w:rFonts w:asciiTheme="majorHAnsi" w:hAnsiTheme="majorHAnsi" w:cs="Tahoma"/>
                <w:b/>
                <w:bCs/>
                <w:color w:val="000000" w:themeColor="text1"/>
                <w:sz w:val="20"/>
                <w:szCs w:val="20"/>
                <w:lang w:eastAsia="en-GB"/>
              </w:rPr>
              <w:t>PDCM</w:t>
            </w:r>
            <w:proofErr w:type="spellEnd"/>
            <w:r w:rsidRPr="00CE4C1B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 xml:space="preserve">) migration from </w:t>
            </w:r>
            <w:proofErr w:type="spellStart"/>
            <w:r w:rsidRPr="00CE4C1B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>QlikSense</w:t>
            </w:r>
            <w:proofErr w:type="spellEnd"/>
            <w:r w:rsidRPr="00CE4C1B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 xml:space="preserve"> to Power BI by re-engineering backend logic in Databricks, validating data flows, and resolving transformation issues.</w:t>
            </w:r>
          </w:p>
          <w:p w14:paraId="7536E305" w14:textId="44108E3E" w:rsidR="00641676" w:rsidRPr="00641676" w:rsidRDefault="00A33074" w:rsidP="0098419B">
            <w:pPr>
              <w:numPr>
                <w:ilvl w:val="0"/>
                <w:numId w:val="7"/>
              </w:numPr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</w:pPr>
            <w:r w:rsidRPr="006B0D28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>Engaged with stakeholders to understand business requirements and translated them into data-driven analysis and strategic recommendations</w:t>
            </w:r>
            <w:r w:rsidR="00220DA0" w:rsidRPr="006B0D28">
              <w:rPr>
                <w:rFonts w:asciiTheme="majorHAnsi" w:hAnsiTheme="majorHAnsi" w:cs="Tahoma"/>
                <w:color w:val="000000" w:themeColor="text1"/>
                <w:sz w:val="20"/>
                <w:szCs w:val="20"/>
                <w:lang w:eastAsia="en-GB"/>
              </w:rPr>
              <w:t>.</w:t>
            </w:r>
          </w:p>
          <w:p w14:paraId="14876FC8" w14:textId="2163F3BF" w:rsidR="003C0D3C" w:rsidRPr="003C0D3C" w:rsidRDefault="002844E6" w:rsidP="003C0D3C">
            <w:pPr>
              <w:autoSpaceDN w:val="0"/>
              <w:jc w:val="both"/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</w:pPr>
            <w:r w:rsidRPr="00A25AE8">
              <w:rPr>
                <w:rFonts w:asciiTheme="majorHAnsi" w:hAnsiTheme="majorHAnsi" w:cstheme="minorHAnsi"/>
                <w:noProof/>
                <w:color w:val="000000" w:themeColor="text1"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6B869C48" wp14:editId="782CBBD6">
                      <wp:simplePos x="0" y="0"/>
                      <wp:positionH relativeFrom="column">
                        <wp:posOffset>-488266</wp:posOffset>
                      </wp:positionH>
                      <wp:positionV relativeFrom="paragraph">
                        <wp:posOffset>158799</wp:posOffset>
                      </wp:positionV>
                      <wp:extent cx="351155" cy="361315"/>
                      <wp:effectExtent l="0" t="0" r="10795" b="19685"/>
                      <wp:wrapNone/>
                      <wp:docPr id="727237930" name="Rectangle 7272379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1155" cy="3613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7030A0"/>
                              </a:solidFill>
                              <a:ln>
                                <a:solidFill>
                                  <a:srgbClr val="0070C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6B09239" id="Rectangle 727237930" o:spid="_x0000_s1026" style="position:absolute;margin-left:-38.45pt;margin-top:12.5pt;width:27.65pt;height:28.4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" fillcolor="#7030a0" strokecolor="#0070c0" strokeweight="2pt"/>
                  </w:pict>
                </mc:Fallback>
              </mc:AlternateContent>
            </w:r>
          </w:p>
          <w:p w14:paraId="46E57357" w14:textId="6E2F2323" w:rsidR="005072DA" w:rsidRDefault="005072DA" w:rsidP="005072DA">
            <w:pPr>
              <w:jc w:val="both"/>
              <w:rPr>
                <w:rFonts w:asciiTheme="majorHAnsi" w:hAnsiTheme="majorHAnsi" w:cstheme="minorHAnsi"/>
                <w:b/>
                <w:noProof/>
                <w:color w:val="4F81BD"/>
                <w:sz w:val="24"/>
              </w:rPr>
            </w:pPr>
            <w:r w:rsidRPr="00A25AE8">
              <w:rPr>
                <w:rFonts w:asciiTheme="majorHAnsi" w:hAnsiTheme="majorHAnsi" w:cstheme="minorHAnsi"/>
                <w:b/>
                <w:noProof/>
                <w:color w:val="C7A163"/>
                <w:sz w:val="24"/>
              </w:rPr>
              <mc:AlternateContent>
                <mc:Choice Requires="wps">
                  <w:drawing>
                    <wp:inline distT="0" distB="0" distL="0" distR="0" wp14:anchorId="29785D1F" wp14:editId="09994961">
                      <wp:extent cx="223837" cy="192088"/>
                      <wp:effectExtent l="0" t="0" r="5080" b="0"/>
                      <wp:docPr id="1450713786" name="Freeform 9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3837" cy="192088"/>
                              </a:xfrm>
                              <a:custGeom>
                                <a:avLst/>
                                <a:gdLst>
                                  <a:gd name="T0" fmla="*/ 103463 w 497"/>
                                  <a:gd name="T1" fmla="*/ 104039 h 426"/>
                                  <a:gd name="T2" fmla="*/ 103463 w 497"/>
                                  <a:gd name="T3" fmla="*/ 104039 h 426"/>
                                  <a:gd name="T4" fmla="*/ 123256 w 497"/>
                                  <a:gd name="T5" fmla="*/ 104039 h 426"/>
                                  <a:gd name="T6" fmla="*/ 123256 w 497"/>
                                  <a:gd name="T7" fmla="*/ 123856 h 426"/>
                                  <a:gd name="T8" fmla="*/ 223120 w 497"/>
                                  <a:gd name="T9" fmla="*/ 123856 h 426"/>
                                  <a:gd name="T10" fmla="*/ 219072 w 497"/>
                                  <a:gd name="T11" fmla="*/ 59901 h 426"/>
                                  <a:gd name="T12" fmla="*/ 199279 w 497"/>
                                  <a:gd name="T13" fmla="*/ 36031 h 426"/>
                                  <a:gd name="T14" fmla="*/ 163292 w 497"/>
                                  <a:gd name="T15" fmla="*/ 36031 h 426"/>
                                  <a:gd name="T16" fmla="*/ 151596 w 497"/>
                                  <a:gd name="T17" fmla="*/ 12160 h 426"/>
                                  <a:gd name="T18" fmla="*/ 134952 w 497"/>
                                  <a:gd name="T19" fmla="*/ 0 h 426"/>
                                  <a:gd name="T20" fmla="*/ 87269 w 497"/>
                                  <a:gd name="T21" fmla="*/ 0 h 426"/>
                                  <a:gd name="T22" fmla="*/ 75573 w 497"/>
                                  <a:gd name="T23" fmla="*/ 12160 h 426"/>
                                  <a:gd name="T24" fmla="*/ 59829 w 497"/>
                                  <a:gd name="T25" fmla="*/ 36031 h 426"/>
                                  <a:gd name="T26" fmla="*/ 23841 w 497"/>
                                  <a:gd name="T27" fmla="*/ 36031 h 426"/>
                                  <a:gd name="T28" fmla="*/ 4049 w 497"/>
                                  <a:gd name="T29" fmla="*/ 59901 h 426"/>
                                  <a:gd name="T30" fmla="*/ 0 w 497"/>
                                  <a:gd name="T31" fmla="*/ 123856 h 426"/>
                                  <a:gd name="T32" fmla="*/ 103463 w 497"/>
                                  <a:gd name="T33" fmla="*/ 123856 h 426"/>
                                  <a:gd name="T34" fmla="*/ 103463 w 497"/>
                                  <a:gd name="T35" fmla="*/ 104039 h 426"/>
                                  <a:gd name="T36" fmla="*/ 83670 w 497"/>
                                  <a:gd name="T37" fmla="*/ 23870 h 426"/>
                                  <a:gd name="T38" fmla="*/ 83670 w 497"/>
                                  <a:gd name="T39" fmla="*/ 23870 h 426"/>
                                  <a:gd name="T40" fmla="*/ 95366 w 497"/>
                                  <a:gd name="T41" fmla="*/ 16214 h 426"/>
                                  <a:gd name="T42" fmla="*/ 127754 w 497"/>
                                  <a:gd name="T43" fmla="*/ 16214 h 426"/>
                                  <a:gd name="T44" fmla="*/ 139000 w 497"/>
                                  <a:gd name="T45" fmla="*/ 23870 h 426"/>
                                  <a:gd name="T46" fmla="*/ 143499 w 497"/>
                                  <a:gd name="T47" fmla="*/ 36031 h 426"/>
                                  <a:gd name="T48" fmla="*/ 79622 w 497"/>
                                  <a:gd name="T49" fmla="*/ 36031 h 426"/>
                                  <a:gd name="T50" fmla="*/ 83670 w 497"/>
                                  <a:gd name="T51" fmla="*/ 23870 h 426"/>
                                  <a:gd name="T52" fmla="*/ 123256 w 497"/>
                                  <a:gd name="T53" fmla="*/ 159887 h 426"/>
                                  <a:gd name="T54" fmla="*/ 123256 w 497"/>
                                  <a:gd name="T55" fmla="*/ 159887 h 426"/>
                                  <a:gd name="T56" fmla="*/ 103463 w 497"/>
                                  <a:gd name="T57" fmla="*/ 159887 h 426"/>
                                  <a:gd name="T58" fmla="*/ 103463 w 497"/>
                                  <a:gd name="T59" fmla="*/ 136016 h 426"/>
                                  <a:gd name="T60" fmla="*/ 4049 w 497"/>
                                  <a:gd name="T61" fmla="*/ 136016 h 426"/>
                                  <a:gd name="T62" fmla="*/ 7647 w 497"/>
                                  <a:gd name="T63" fmla="*/ 171597 h 426"/>
                                  <a:gd name="T64" fmla="*/ 27890 w 497"/>
                                  <a:gd name="T65" fmla="*/ 191414 h 426"/>
                                  <a:gd name="T66" fmla="*/ 195230 w 497"/>
                                  <a:gd name="T67" fmla="*/ 191414 h 426"/>
                                  <a:gd name="T68" fmla="*/ 215023 w 497"/>
                                  <a:gd name="T69" fmla="*/ 171597 h 426"/>
                                  <a:gd name="T70" fmla="*/ 219072 w 497"/>
                                  <a:gd name="T71" fmla="*/ 136016 h 426"/>
                                  <a:gd name="T72" fmla="*/ 123256 w 497"/>
                                  <a:gd name="T73" fmla="*/ 136016 h 426"/>
                                  <a:gd name="T74" fmla="*/ 123256 w 497"/>
                                  <a:gd name="T75" fmla="*/ 159887 h 426"/>
                                  <a:gd name="T76" fmla="*/ 0 60000 65536"/>
                                  <a:gd name="T77" fmla="*/ 0 60000 65536"/>
                                  <a:gd name="T78" fmla="*/ 0 60000 65536"/>
                                  <a:gd name="T79" fmla="*/ 0 60000 65536"/>
                                  <a:gd name="T80" fmla="*/ 0 60000 65536"/>
                                  <a:gd name="T81" fmla="*/ 0 60000 65536"/>
                                  <a:gd name="T82" fmla="*/ 0 60000 65536"/>
                                  <a:gd name="T83" fmla="*/ 0 60000 65536"/>
                                  <a:gd name="T84" fmla="*/ 0 60000 65536"/>
                                  <a:gd name="T85" fmla="*/ 0 60000 65536"/>
                                  <a:gd name="T86" fmla="*/ 0 60000 65536"/>
                                  <a:gd name="T87" fmla="*/ 0 60000 65536"/>
                                  <a:gd name="T88" fmla="*/ 0 60000 65536"/>
                                  <a:gd name="T89" fmla="*/ 0 60000 65536"/>
                                  <a:gd name="T90" fmla="*/ 0 60000 65536"/>
                                  <a:gd name="T91" fmla="*/ 0 60000 65536"/>
                                  <a:gd name="T92" fmla="*/ 0 60000 65536"/>
                                  <a:gd name="T93" fmla="*/ 0 60000 65536"/>
                                  <a:gd name="T94" fmla="*/ 0 60000 65536"/>
                                  <a:gd name="T95" fmla="*/ 0 60000 65536"/>
                                  <a:gd name="T96" fmla="*/ 0 60000 65536"/>
                                  <a:gd name="T97" fmla="*/ 0 60000 65536"/>
                                  <a:gd name="T98" fmla="*/ 0 60000 65536"/>
                                  <a:gd name="T99" fmla="*/ 0 60000 65536"/>
                                  <a:gd name="T100" fmla="*/ 0 60000 65536"/>
                                  <a:gd name="T101" fmla="*/ 0 60000 65536"/>
                                  <a:gd name="T102" fmla="*/ 0 60000 65536"/>
                                  <a:gd name="T103" fmla="*/ 0 60000 65536"/>
                                  <a:gd name="T104" fmla="*/ 0 60000 65536"/>
                                  <a:gd name="T105" fmla="*/ 0 60000 65536"/>
                                  <a:gd name="T106" fmla="*/ 0 60000 65536"/>
                                  <a:gd name="T107" fmla="*/ 0 60000 65536"/>
                                  <a:gd name="T108" fmla="*/ 0 60000 65536"/>
                                  <a:gd name="T109" fmla="*/ 0 60000 65536"/>
                                  <a:gd name="T110" fmla="*/ 0 60000 65536"/>
                                  <a:gd name="T111" fmla="*/ 0 60000 65536"/>
                                  <a:gd name="T112" fmla="*/ 0 60000 65536"/>
                                  <a:gd name="T113" fmla="*/ 0 60000 65536"/>
                                </a:gdLst>
                                <a:ahLst/>
                                <a:cxnLst>
                                  <a:cxn ang="T76">
                                    <a:pos x="T0" y="T1"/>
                                  </a:cxn>
                                  <a:cxn ang="T77">
                                    <a:pos x="T2" y="T3"/>
                                  </a:cxn>
                                  <a:cxn ang="T78">
                                    <a:pos x="T4" y="T5"/>
                                  </a:cxn>
                                  <a:cxn ang="T79">
                                    <a:pos x="T6" y="T7"/>
                                  </a:cxn>
                                  <a:cxn ang="T80">
                                    <a:pos x="T8" y="T9"/>
                                  </a:cxn>
                                  <a:cxn ang="T81">
                                    <a:pos x="T10" y="T11"/>
                                  </a:cxn>
                                  <a:cxn ang="T82">
                                    <a:pos x="T12" y="T13"/>
                                  </a:cxn>
                                  <a:cxn ang="T83">
                                    <a:pos x="T14" y="T15"/>
                                  </a:cxn>
                                  <a:cxn ang="T84">
                                    <a:pos x="T16" y="T17"/>
                                  </a:cxn>
                                  <a:cxn ang="T85">
                                    <a:pos x="T18" y="T19"/>
                                  </a:cxn>
                                  <a:cxn ang="T86">
                                    <a:pos x="T20" y="T21"/>
                                  </a:cxn>
                                  <a:cxn ang="T87">
                                    <a:pos x="T22" y="T23"/>
                                  </a:cxn>
                                  <a:cxn ang="T88">
                                    <a:pos x="T24" y="T25"/>
                                  </a:cxn>
                                  <a:cxn ang="T89">
                                    <a:pos x="T26" y="T27"/>
                                  </a:cxn>
                                  <a:cxn ang="T90">
                                    <a:pos x="T28" y="T29"/>
                                  </a:cxn>
                                  <a:cxn ang="T91">
                                    <a:pos x="T30" y="T31"/>
                                  </a:cxn>
                                  <a:cxn ang="T92">
                                    <a:pos x="T32" y="T33"/>
                                  </a:cxn>
                                  <a:cxn ang="T93">
                                    <a:pos x="T34" y="T35"/>
                                  </a:cxn>
                                  <a:cxn ang="T94">
                                    <a:pos x="T36" y="T37"/>
                                  </a:cxn>
                                  <a:cxn ang="T95">
                                    <a:pos x="T38" y="T39"/>
                                  </a:cxn>
                                  <a:cxn ang="T96">
                                    <a:pos x="T40" y="T41"/>
                                  </a:cxn>
                                  <a:cxn ang="T97">
                                    <a:pos x="T42" y="T43"/>
                                  </a:cxn>
                                  <a:cxn ang="T98">
                                    <a:pos x="T44" y="T45"/>
                                  </a:cxn>
                                  <a:cxn ang="T99">
                                    <a:pos x="T46" y="T47"/>
                                  </a:cxn>
                                  <a:cxn ang="T100">
                                    <a:pos x="T48" y="T49"/>
                                  </a:cxn>
                                  <a:cxn ang="T101">
                                    <a:pos x="T50" y="T51"/>
                                  </a:cxn>
                                  <a:cxn ang="T102">
                                    <a:pos x="T52" y="T53"/>
                                  </a:cxn>
                                  <a:cxn ang="T103">
                                    <a:pos x="T54" y="T55"/>
                                  </a:cxn>
                                  <a:cxn ang="T104">
                                    <a:pos x="T56" y="T57"/>
                                  </a:cxn>
                                  <a:cxn ang="T105">
                                    <a:pos x="T58" y="T59"/>
                                  </a:cxn>
                                  <a:cxn ang="T106">
                                    <a:pos x="T60" y="T61"/>
                                  </a:cxn>
                                  <a:cxn ang="T107">
                                    <a:pos x="T62" y="T63"/>
                                  </a:cxn>
                                  <a:cxn ang="T108">
                                    <a:pos x="T64" y="T65"/>
                                  </a:cxn>
                                  <a:cxn ang="T109">
                                    <a:pos x="T66" y="T67"/>
                                  </a:cxn>
                                  <a:cxn ang="T110">
                                    <a:pos x="T68" y="T69"/>
                                  </a:cxn>
                                  <a:cxn ang="T111">
                                    <a:pos x="T70" y="T71"/>
                                  </a:cxn>
                                  <a:cxn ang="T112">
                                    <a:pos x="T72" y="T73"/>
                                  </a:cxn>
                                  <a:cxn ang="T113">
                                    <a:pos x="T74" y="T75"/>
                                  </a:cxn>
                                </a:cxnLst>
                                <a:rect l="0" t="0" r="r" b="b"/>
                                <a:pathLst>
                                  <a:path w="497" h="426">
                                    <a:moveTo>
                                      <a:pt x="230" y="231"/>
                                    </a:moveTo>
                                    <a:lnTo>
                                      <a:pt x="230" y="231"/>
                                    </a:lnTo>
                                    <a:cubicBezTo>
                                      <a:pt x="274" y="231"/>
                                      <a:pt x="274" y="231"/>
                                      <a:pt x="274" y="231"/>
                                    </a:cubicBezTo>
                                    <a:cubicBezTo>
                                      <a:pt x="274" y="275"/>
                                      <a:pt x="274" y="275"/>
                                      <a:pt x="274" y="275"/>
                                    </a:cubicBezTo>
                                    <a:cubicBezTo>
                                      <a:pt x="496" y="275"/>
                                      <a:pt x="496" y="275"/>
                                      <a:pt x="496" y="275"/>
                                    </a:cubicBezTo>
                                    <a:cubicBezTo>
                                      <a:pt x="496" y="275"/>
                                      <a:pt x="496" y="168"/>
                                      <a:pt x="487" y="133"/>
                                    </a:cubicBezTo>
                                    <a:cubicBezTo>
                                      <a:pt x="487" y="97"/>
                                      <a:pt x="478" y="80"/>
                                      <a:pt x="443" y="80"/>
                                    </a:cubicBezTo>
                                    <a:cubicBezTo>
                                      <a:pt x="363" y="80"/>
                                      <a:pt x="363" y="80"/>
                                      <a:pt x="363" y="80"/>
                                    </a:cubicBezTo>
                                    <a:cubicBezTo>
                                      <a:pt x="345" y="53"/>
                                      <a:pt x="337" y="27"/>
                                      <a:pt x="337" y="27"/>
                                    </a:cubicBezTo>
                                    <a:cubicBezTo>
                                      <a:pt x="328" y="9"/>
                                      <a:pt x="319" y="0"/>
                                      <a:pt x="300" y="0"/>
                                    </a:cubicBezTo>
                                    <a:cubicBezTo>
                                      <a:pt x="194" y="0"/>
                                      <a:pt x="194" y="0"/>
                                      <a:pt x="194" y="0"/>
                                    </a:cubicBezTo>
                                    <a:cubicBezTo>
                                      <a:pt x="177" y="0"/>
                                      <a:pt x="168" y="9"/>
                                      <a:pt x="168" y="27"/>
                                    </a:cubicBezTo>
                                    <a:cubicBezTo>
                                      <a:pt x="159" y="27"/>
                                      <a:pt x="150" y="53"/>
                                      <a:pt x="133" y="80"/>
                                    </a:cubicBezTo>
                                    <a:cubicBezTo>
                                      <a:pt x="53" y="80"/>
                                      <a:pt x="53" y="80"/>
                                      <a:pt x="53" y="80"/>
                                    </a:cubicBezTo>
                                    <a:cubicBezTo>
                                      <a:pt x="17" y="80"/>
                                      <a:pt x="9" y="97"/>
                                      <a:pt x="9" y="133"/>
                                    </a:cubicBezTo>
                                    <a:cubicBezTo>
                                      <a:pt x="0" y="168"/>
                                      <a:pt x="0" y="275"/>
                                      <a:pt x="0" y="275"/>
                                    </a:cubicBezTo>
                                    <a:cubicBezTo>
                                      <a:pt x="230" y="275"/>
                                      <a:pt x="230" y="275"/>
                                      <a:pt x="230" y="275"/>
                                    </a:cubicBezTo>
                                    <a:lnTo>
                                      <a:pt x="230" y="231"/>
                                    </a:lnTo>
                                    <a:close/>
                                    <a:moveTo>
                                      <a:pt x="186" y="53"/>
                                    </a:moveTo>
                                    <a:lnTo>
                                      <a:pt x="186" y="53"/>
                                    </a:lnTo>
                                    <a:cubicBezTo>
                                      <a:pt x="194" y="44"/>
                                      <a:pt x="194" y="36"/>
                                      <a:pt x="212" y="36"/>
                                    </a:cubicBezTo>
                                    <a:cubicBezTo>
                                      <a:pt x="284" y="36"/>
                                      <a:pt x="284" y="36"/>
                                      <a:pt x="284" y="36"/>
                                    </a:cubicBezTo>
                                    <a:cubicBezTo>
                                      <a:pt x="300" y="36"/>
                                      <a:pt x="300" y="44"/>
                                      <a:pt x="309" y="53"/>
                                    </a:cubicBezTo>
                                    <a:cubicBezTo>
                                      <a:pt x="309" y="53"/>
                                      <a:pt x="319" y="71"/>
                                      <a:pt x="319" y="80"/>
                                    </a:cubicBezTo>
                                    <a:cubicBezTo>
                                      <a:pt x="177" y="80"/>
                                      <a:pt x="177" y="80"/>
                                      <a:pt x="177" y="80"/>
                                    </a:cubicBezTo>
                                    <a:cubicBezTo>
                                      <a:pt x="186" y="71"/>
                                      <a:pt x="186" y="53"/>
                                      <a:pt x="186" y="53"/>
                                    </a:cubicBezTo>
                                    <a:close/>
                                    <a:moveTo>
                                      <a:pt x="274" y="355"/>
                                    </a:moveTo>
                                    <a:lnTo>
                                      <a:pt x="274" y="355"/>
                                    </a:lnTo>
                                    <a:cubicBezTo>
                                      <a:pt x="230" y="355"/>
                                      <a:pt x="230" y="355"/>
                                      <a:pt x="230" y="355"/>
                                    </a:cubicBezTo>
                                    <a:cubicBezTo>
                                      <a:pt x="230" y="302"/>
                                      <a:pt x="230" y="302"/>
                                      <a:pt x="230" y="302"/>
                                    </a:cubicBezTo>
                                    <a:cubicBezTo>
                                      <a:pt x="9" y="302"/>
                                      <a:pt x="9" y="302"/>
                                      <a:pt x="9" y="302"/>
                                    </a:cubicBezTo>
                                    <a:cubicBezTo>
                                      <a:pt x="9" y="302"/>
                                      <a:pt x="17" y="346"/>
                                      <a:pt x="17" y="381"/>
                                    </a:cubicBezTo>
                                    <a:cubicBezTo>
                                      <a:pt x="17" y="399"/>
                                      <a:pt x="26" y="425"/>
                                      <a:pt x="62" y="425"/>
                                    </a:cubicBezTo>
                                    <a:cubicBezTo>
                                      <a:pt x="434" y="425"/>
                                      <a:pt x="434" y="425"/>
                                      <a:pt x="434" y="425"/>
                                    </a:cubicBezTo>
                                    <a:cubicBezTo>
                                      <a:pt x="469" y="425"/>
                                      <a:pt x="478" y="399"/>
                                      <a:pt x="478" y="381"/>
                                    </a:cubicBezTo>
                                    <a:cubicBezTo>
                                      <a:pt x="478" y="346"/>
                                      <a:pt x="487" y="302"/>
                                      <a:pt x="487" y="302"/>
                                    </a:cubicBezTo>
                                    <a:cubicBezTo>
                                      <a:pt x="274" y="302"/>
                                      <a:pt x="274" y="302"/>
                                      <a:pt x="274" y="302"/>
                                    </a:cubicBezTo>
                                    <a:lnTo>
                                      <a:pt x="274" y="35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364455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wrap="none" lIns="34290" tIns="17145" rIns="34290" bIns="17145" anchor="ctr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5F6819DE" id="Freeform 97" o:spid="_x0000_s1026" style="width:17.6pt;height:15.1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coordsize="497,4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" path="m230,231r,c274,231,274,231,274,231v,44,,44,,44c496,275,496,275,496,275v,,,-107,-9,-142c487,97,478,80,443,80v-80,,-80,,-80,c345,53,337,27,337,27,328,9,319,,300,,194,,194,,194,,177,,168,9,168,27v-9,,-18,26,-35,53c53,80,53,80,53,80,17,80,9,97,9,133,,168,,275,,275v230,,230,,230,l230,231xm186,53r,c194,44,194,36,212,36v72,,72,,72,c300,36,300,44,309,53v,,10,18,10,27c177,80,177,80,177,80v9,-9,9,-27,9,-27xm274,355r,c230,355,230,355,230,355v,-53,,-53,,-53c9,302,9,302,9,302v,,8,44,8,79c17,399,26,425,62,425v372,,372,,372,c469,425,478,399,478,381v,-35,9,-79,9,-79c274,302,274,302,274,302r,53xe" fillcolor="#364455" stroked="f">
                      <v:path arrowok="t" o:connecttype="custom" o:connectlocs="46597279,46912309;46597279,46912309;55511576,46912309;55511576,55848008;100487951,55848008;98664827,27010008;89750530,16246767;73542840,16246767;68275239,5483075;60779177,0;39303886,0;34036285,5483075;26945561,16246767;10737420,16246767;1823573,27010008;0,55848008;46597279,55848008;46597279,46912309;37682981,10763241;37682981,10763241;42950582,7311068;57537368,7311068;62602300,10763241;64628543,16246767;35859858,16246767;37682981,10763241;55511576,72094775;55511576,72094775;46597279,72094775;46597279,61331083;1823573,61331083;3444027,77374940;12560994,86310640;87926957,86310640;96841254,77374940;98664827,61331083;55511576,61331083;55511576,72094775" o:connectangles="0,0,0,0,0,0,0,0,0,0,0,0,0,0,0,0,0,0,0,0,0,0,0,0,0,0,0,0,0,0,0,0,0,0,0,0,0,0"/>
                      <w10:anchorlock/>
                    </v:shape>
                  </w:pict>
                </mc:Fallback>
              </mc:AlternateContent>
            </w:r>
            <w:r>
              <w:rPr>
                <w:rFonts w:asciiTheme="majorHAnsi" w:hAnsiTheme="majorHAnsi" w:cstheme="minorHAnsi"/>
                <w:b/>
                <w:noProof/>
                <w:color w:val="4F81BD"/>
                <w:sz w:val="24"/>
              </w:rPr>
              <w:t xml:space="preserve"> </w:t>
            </w:r>
            <w:r w:rsidRPr="00A25AE8">
              <w:rPr>
                <w:rFonts w:asciiTheme="majorHAnsi" w:hAnsiTheme="majorHAnsi" w:cstheme="minorHAnsi"/>
                <w:b/>
                <w:noProof/>
                <w:color w:val="4F81BD"/>
                <w:sz w:val="24"/>
              </w:rPr>
              <w:t>WORK EXPERIENCE</w:t>
            </w:r>
          </w:p>
          <w:p w14:paraId="32791A8A" w14:textId="77777777" w:rsidR="005072DA" w:rsidRDefault="005072DA" w:rsidP="00A86893">
            <w:pPr>
              <w:rPr>
                <w:rFonts w:asciiTheme="majorHAnsi" w:hAnsiTheme="majorHAnsi" w:cs="Tahoma"/>
                <w:b/>
                <w:bCs/>
                <w:color w:val="000000" w:themeColor="text1"/>
                <w:lang w:eastAsia="en-GB"/>
              </w:rPr>
            </w:pPr>
          </w:p>
          <w:p w14:paraId="28BD7F44" w14:textId="6760791C" w:rsidR="00B15751" w:rsidRPr="00687404" w:rsidRDefault="0098419B" w:rsidP="00A86893">
            <w:pPr>
              <w:rPr>
                <w:rFonts w:asciiTheme="majorHAnsi" w:hAnsiTheme="majorHAnsi" w:cs="Tahoma"/>
                <w:b/>
                <w:bCs/>
                <w:color w:val="000000" w:themeColor="text1"/>
                <w:lang w:val="en-IN" w:eastAsia="en-GB"/>
              </w:rPr>
            </w:pPr>
            <w:r w:rsidRPr="00687404">
              <w:rPr>
                <w:rFonts w:asciiTheme="majorHAnsi" w:hAnsiTheme="majorHAnsi" w:cs="Tahoma"/>
                <w:b/>
                <w:bCs/>
                <w:color w:val="000000" w:themeColor="text1"/>
                <w:lang w:val="en-IN" w:eastAsia="en-GB"/>
              </w:rPr>
              <w:t xml:space="preserve">TCS Sverige </w:t>
            </w:r>
            <w:r w:rsidR="00E05CAB" w:rsidRPr="00687404">
              <w:rPr>
                <w:rFonts w:asciiTheme="majorHAnsi" w:hAnsiTheme="majorHAnsi" w:cs="Tahoma"/>
                <w:b/>
                <w:bCs/>
                <w:color w:val="000000" w:themeColor="text1"/>
                <w:lang w:val="en-IN" w:eastAsia="en-GB"/>
              </w:rPr>
              <w:t>||</w:t>
            </w:r>
            <w:r w:rsidR="00B15751" w:rsidRPr="00687404">
              <w:rPr>
                <w:rFonts w:asciiTheme="majorHAnsi" w:hAnsiTheme="majorHAnsi" w:cs="Tahoma"/>
                <w:b/>
                <w:bCs/>
                <w:color w:val="000000" w:themeColor="text1"/>
                <w:lang w:val="en-IN" w:eastAsia="en-GB"/>
              </w:rPr>
              <w:t xml:space="preserve"> </w:t>
            </w:r>
            <w:r w:rsidRPr="00687404">
              <w:rPr>
                <w:rFonts w:asciiTheme="majorHAnsi" w:hAnsiTheme="majorHAnsi" w:cs="Tahoma"/>
                <w:b/>
                <w:spacing w:val="-2"/>
                <w:lang w:val="en-IN"/>
              </w:rPr>
              <w:t>April 2017</w:t>
            </w:r>
            <w:r w:rsidR="00B15751" w:rsidRPr="00687404">
              <w:rPr>
                <w:rFonts w:asciiTheme="majorHAnsi" w:hAnsiTheme="majorHAnsi" w:cs="Tahoma"/>
                <w:b/>
                <w:spacing w:val="-2"/>
                <w:lang w:val="en-IN"/>
              </w:rPr>
              <w:t xml:space="preserve"> – </w:t>
            </w:r>
            <w:r w:rsidRPr="00687404">
              <w:rPr>
                <w:rFonts w:asciiTheme="majorHAnsi" w:hAnsiTheme="majorHAnsi" w:cs="Tahoma"/>
                <w:b/>
                <w:spacing w:val="-2"/>
                <w:lang w:val="en-IN"/>
              </w:rPr>
              <w:t>April</w:t>
            </w:r>
            <w:r w:rsidR="00C12BA5" w:rsidRPr="00687404">
              <w:rPr>
                <w:rFonts w:asciiTheme="majorHAnsi" w:hAnsiTheme="majorHAnsi" w:cs="Tahoma"/>
                <w:b/>
                <w:spacing w:val="-2"/>
                <w:lang w:val="en-IN"/>
              </w:rPr>
              <w:t xml:space="preserve"> </w:t>
            </w:r>
            <w:r w:rsidR="00B15751" w:rsidRPr="00687404">
              <w:rPr>
                <w:rFonts w:asciiTheme="majorHAnsi" w:hAnsiTheme="majorHAnsi" w:cs="Tahoma"/>
                <w:b/>
                <w:spacing w:val="-2"/>
                <w:lang w:val="en-IN"/>
              </w:rPr>
              <w:t>20</w:t>
            </w:r>
            <w:r w:rsidRPr="00687404">
              <w:rPr>
                <w:rFonts w:asciiTheme="majorHAnsi" w:hAnsiTheme="majorHAnsi" w:cs="Tahoma"/>
                <w:b/>
                <w:spacing w:val="-2"/>
                <w:lang w:val="en-IN"/>
              </w:rPr>
              <w:t>23</w:t>
            </w:r>
            <w:r w:rsidR="00B15751" w:rsidRPr="00687404">
              <w:rPr>
                <w:rFonts w:asciiTheme="majorHAnsi" w:hAnsiTheme="majorHAnsi" w:cs="Tahoma"/>
                <w:b/>
                <w:spacing w:val="-2"/>
                <w:lang w:val="en-IN"/>
              </w:rPr>
              <w:t xml:space="preserve"> || </w:t>
            </w:r>
            <w:proofErr w:type="spellStart"/>
            <w:r w:rsidRPr="00687404">
              <w:rPr>
                <w:rFonts w:asciiTheme="majorHAnsi" w:hAnsiTheme="majorHAnsi" w:cs="Tahoma"/>
                <w:b/>
                <w:bCs/>
                <w:color w:val="000000" w:themeColor="text1"/>
                <w:lang w:val="en-IN" w:eastAsia="en-GB"/>
              </w:rPr>
              <w:t>Älmhult</w:t>
            </w:r>
            <w:proofErr w:type="spellEnd"/>
            <w:r w:rsidR="002D4CF2" w:rsidRPr="00687404">
              <w:rPr>
                <w:rFonts w:asciiTheme="majorHAnsi" w:hAnsiTheme="majorHAnsi" w:cs="Tahoma"/>
                <w:b/>
                <w:bCs/>
                <w:color w:val="000000" w:themeColor="text1"/>
                <w:lang w:val="en-IN" w:eastAsia="en-GB"/>
              </w:rPr>
              <w:t xml:space="preserve"> &amp; Chennai</w:t>
            </w:r>
          </w:p>
          <w:p w14:paraId="5EF870E1" w14:textId="6892BC8E" w:rsidR="00A86893" w:rsidRDefault="00047B90" w:rsidP="00A86893">
            <w:pPr>
              <w:rPr>
                <w:rFonts w:asciiTheme="majorHAnsi" w:hAnsiTheme="majorHAnsi" w:cs="Tahoma"/>
                <w:b/>
                <w:bCs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Theme="majorHAnsi" w:hAnsiTheme="majorHAnsi" w:cs="Tahoma"/>
                <w:b/>
                <w:bCs/>
                <w:color w:val="000000" w:themeColor="text1"/>
                <w:sz w:val="20"/>
                <w:szCs w:val="20"/>
                <w:lang w:eastAsia="en-GB"/>
              </w:rPr>
              <w:t>AMS Lead</w:t>
            </w:r>
            <w:r w:rsidR="00425EE5">
              <w:rPr>
                <w:rFonts w:asciiTheme="majorHAnsi" w:hAnsiTheme="majorHAnsi" w:cs="Tahoma"/>
                <w:b/>
                <w:bCs/>
                <w:color w:val="000000" w:themeColor="text1"/>
                <w:sz w:val="20"/>
                <w:szCs w:val="20"/>
                <w:lang w:eastAsia="en-GB"/>
              </w:rPr>
              <w:t xml:space="preserve"> </w:t>
            </w:r>
            <w:r w:rsidR="00E05CAB" w:rsidRPr="009048F9">
              <w:rPr>
                <w:rFonts w:asciiTheme="majorHAnsi" w:hAnsiTheme="majorHAnsi" w:cs="Tahoma"/>
                <w:b/>
                <w:bCs/>
                <w:color w:val="000000" w:themeColor="text1"/>
                <w:sz w:val="20"/>
                <w:szCs w:val="20"/>
                <w:lang w:eastAsia="en-GB"/>
              </w:rPr>
              <w:t>||</w:t>
            </w:r>
            <w:r w:rsidR="00B15751" w:rsidRPr="009048F9">
              <w:rPr>
                <w:rFonts w:asciiTheme="majorHAnsi" w:hAnsiTheme="majorHAnsi" w:cs="Tahoma"/>
                <w:b/>
                <w:bCs/>
                <w:color w:val="000000" w:themeColor="text1"/>
                <w:sz w:val="20"/>
                <w:szCs w:val="20"/>
                <w:lang w:eastAsia="en-GB"/>
              </w:rPr>
              <w:t xml:space="preserve"> </w:t>
            </w:r>
            <w:r w:rsidR="007165A4">
              <w:rPr>
                <w:rFonts w:asciiTheme="majorHAnsi" w:hAnsiTheme="majorHAnsi" w:cs="Tahoma"/>
                <w:b/>
                <w:bCs/>
                <w:color w:val="000000" w:themeColor="text1"/>
                <w:sz w:val="20"/>
                <w:szCs w:val="20"/>
                <w:lang w:eastAsia="en-GB"/>
              </w:rPr>
              <w:t>IKEA</w:t>
            </w:r>
            <w:r w:rsidR="00C12BA5">
              <w:rPr>
                <w:rFonts w:asciiTheme="majorHAnsi" w:hAnsiTheme="majorHAnsi" w:cs="Tahoma"/>
                <w:b/>
                <w:bCs/>
                <w:color w:val="000000" w:themeColor="text1"/>
                <w:sz w:val="20"/>
                <w:szCs w:val="20"/>
                <w:lang w:eastAsia="en-GB"/>
              </w:rPr>
              <w:t xml:space="preserve"> </w:t>
            </w:r>
            <w:r w:rsidR="00E579B2" w:rsidRPr="009048F9">
              <w:rPr>
                <w:rFonts w:asciiTheme="majorHAnsi" w:hAnsiTheme="majorHAnsi" w:cs="Tahoma"/>
                <w:b/>
                <w:bCs/>
                <w:color w:val="000000" w:themeColor="text1"/>
                <w:sz w:val="20"/>
                <w:szCs w:val="20"/>
                <w:lang w:eastAsia="en-GB"/>
              </w:rPr>
              <w:t xml:space="preserve"> ||</w:t>
            </w:r>
            <w:r w:rsidR="00E579B2">
              <w:rPr>
                <w:rFonts w:asciiTheme="majorHAnsi" w:hAnsiTheme="majorHAnsi" w:cs="Tahoma"/>
                <w:b/>
                <w:bCs/>
                <w:color w:val="000000" w:themeColor="text1"/>
                <w:sz w:val="20"/>
                <w:szCs w:val="20"/>
                <w:lang w:eastAsia="en-GB"/>
              </w:rPr>
              <w:t xml:space="preserve"> Range</w:t>
            </w:r>
          </w:p>
          <w:p w14:paraId="575B2BE8" w14:textId="5300C4AE" w:rsidR="003A6361" w:rsidRPr="003A6361" w:rsidRDefault="007866BB" w:rsidP="00A86893">
            <w:pPr>
              <w:rPr>
                <w:rFonts w:asciiTheme="majorHAnsi" w:hAnsiTheme="majorHAnsi" w:cs="Tahoma"/>
                <w:b/>
                <w:bCs/>
                <w:color w:val="000000" w:themeColor="text1"/>
                <w:sz w:val="20"/>
                <w:szCs w:val="20"/>
                <w:lang w:val="en-IN" w:eastAsia="en-GB"/>
              </w:rPr>
            </w:pPr>
            <w:r w:rsidRPr="007866BB">
              <w:rPr>
                <w:rFonts w:asciiTheme="majorHAnsi" w:hAnsiTheme="majorHAnsi" w:cs="Tahoma"/>
                <w:b/>
                <w:bCs/>
                <w:color w:val="000000" w:themeColor="text1"/>
                <w:sz w:val="20"/>
                <w:szCs w:val="20"/>
                <w:lang w:eastAsia="en-GB"/>
              </w:rPr>
              <w:t xml:space="preserve">Application Management &amp; </w:t>
            </w:r>
            <w:r w:rsidR="00100691">
              <w:rPr>
                <w:rFonts w:asciiTheme="majorHAnsi" w:hAnsiTheme="majorHAnsi" w:cs="Tahoma"/>
                <w:b/>
                <w:bCs/>
                <w:color w:val="000000" w:themeColor="text1"/>
                <w:sz w:val="20"/>
                <w:szCs w:val="20"/>
                <w:lang w:eastAsia="en-GB"/>
              </w:rPr>
              <w:t>Support</w:t>
            </w:r>
          </w:p>
          <w:p w14:paraId="0F28DBC8" w14:textId="33A8CB71" w:rsidR="00627D5B" w:rsidRPr="00627D5B" w:rsidRDefault="00DD769F" w:rsidP="00BB4CEA">
            <w:pPr>
              <w:pStyle w:val="ListParagraph"/>
              <w:widowControl w:val="0"/>
              <w:numPr>
                <w:ilvl w:val="0"/>
                <w:numId w:val="4"/>
              </w:numPr>
              <w:autoSpaceDE w:val="0"/>
              <w:autoSpaceDN w:val="0"/>
              <w:jc w:val="both"/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</w:pPr>
            <w:r w:rsidRPr="00DD769F"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  <w:t>Led support and development for 40+ IKEA core business applications, ensuring SLA adherence and acting as the primary point of contact for stakeholders and cross-functional teams</w:t>
            </w:r>
            <w:r w:rsidR="00627D5B" w:rsidRPr="00627D5B"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  <w:t>.</w:t>
            </w:r>
          </w:p>
          <w:p w14:paraId="6B737C88" w14:textId="77777777" w:rsidR="00535252" w:rsidRDefault="00535252" w:rsidP="00BB4CEA">
            <w:pPr>
              <w:pStyle w:val="ListParagraph"/>
              <w:widowControl w:val="0"/>
              <w:numPr>
                <w:ilvl w:val="0"/>
                <w:numId w:val="4"/>
              </w:numPr>
              <w:autoSpaceDE w:val="0"/>
              <w:autoSpaceDN w:val="0"/>
              <w:jc w:val="both"/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</w:pPr>
            <w:r w:rsidRPr="00535252"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  <w:t xml:space="preserve">Managed incident, problem, and change processes by resolving application issues, conducting root cause analysis (RCA), and implementing preventive measures. Developed, troubleshot, and resolved bugs across </w:t>
            </w:r>
            <w:proofErr w:type="spellStart"/>
            <w:r w:rsidRPr="00F86B28">
              <w:rPr>
                <w:rFonts w:asciiTheme="majorHAnsi" w:hAnsiTheme="majorHAnsi" w:cstheme="minorHAnsi"/>
                <w:b/>
                <w:color w:val="000000" w:themeColor="text1"/>
                <w:sz w:val="20"/>
                <w:szCs w:val="20"/>
                <w:lang w:eastAsia="en-GB"/>
              </w:rPr>
              <w:t>ASP.NET</w:t>
            </w:r>
            <w:proofErr w:type="spellEnd"/>
            <w:r w:rsidRPr="00F86B28">
              <w:rPr>
                <w:rFonts w:asciiTheme="majorHAnsi" w:hAnsiTheme="majorHAnsi" w:cstheme="minorHAnsi"/>
                <w:b/>
                <w:color w:val="000000" w:themeColor="text1"/>
                <w:sz w:val="20"/>
                <w:szCs w:val="20"/>
                <w:lang w:eastAsia="en-GB"/>
              </w:rPr>
              <w:t xml:space="preserve">, .NET Core, </w:t>
            </w:r>
            <w:proofErr w:type="spellStart"/>
            <w:r w:rsidRPr="00F86B28">
              <w:rPr>
                <w:rFonts w:asciiTheme="majorHAnsi" w:hAnsiTheme="majorHAnsi" w:cstheme="minorHAnsi"/>
                <w:b/>
                <w:color w:val="000000" w:themeColor="text1"/>
                <w:sz w:val="20"/>
                <w:szCs w:val="20"/>
                <w:lang w:eastAsia="en-GB"/>
              </w:rPr>
              <w:t>PLSQL</w:t>
            </w:r>
            <w:proofErr w:type="spellEnd"/>
            <w:r w:rsidRPr="00F86B28">
              <w:rPr>
                <w:rFonts w:asciiTheme="majorHAnsi" w:hAnsiTheme="majorHAnsi" w:cstheme="minorHAnsi"/>
                <w:b/>
                <w:color w:val="000000" w:themeColor="text1"/>
                <w:sz w:val="20"/>
                <w:szCs w:val="20"/>
                <w:lang w:eastAsia="en-GB"/>
              </w:rPr>
              <w:t>, and PostgreSQL</w:t>
            </w:r>
            <w:r w:rsidRPr="00535252"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  <w:t>-based business applications, ensuring a stable and optimized production environment</w:t>
            </w:r>
          </w:p>
          <w:p w14:paraId="46B4C3D0" w14:textId="5617D5D7" w:rsidR="00627D5B" w:rsidRDefault="00A60221" w:rsidP="00BB4CEA">
            <w:pPr>
              <w:pStyle w:val="ListParagraph"/>
              <w:widowControl w:val="0"/>
              <w:numPr>
                <w:ilvl w:val="0"/>
                <w:numId w:val="4"/>
              </w:numPr>
              <w:autoSpaceDE w:val="0"/>
              <w:autoSpaceDN w:val="0"/>
              <w:jc w:val="both"/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</w:pPr>
            <w:r w:rsidRPr="00A60221"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  <w:t>Developed scalable microservices in C#/.NET Core with seamless Azure cloud integration</w:t>
            </w:r>
            <w:r w:rsidR="00627D5B" w:rsidRPr="00627D5B"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  <w:t>.</w:t>
            </w:r>
          </w:p>
          <w:p w14:paraId="5FF6532B" w14:textId="6B42D5E8" w:rsidR="009D752E" w:rsidRPr="003A6361" w:rsidRDefault="00E60E57" w:rsidP="009D752E">
            <w:pPr>
              <w:rPr>
                <w:rFonts w:asciiTheme="majorHAnsi" w:hAnsiTheme="majorHAnsi" w:cs="Tahoma"/>
                <w:b/>
                <w:bCs/>
                <w:color w:val="000000" w:themeColor="text1"/>
                <w:sz w:val="20"/>
                <w:szCs w:val="20"/>
                <w:lang w:val="en-IN" w:eastAsia="en-GB"/>
              </w:rPr>
            </w:pPr>
            <w:r>
              <w:rPr>
                <w:rFonts w:asciiTheme="majorHAnsi" w:hAnsiTheme="majorHAnsi" w:cs="Tahoma"/>
                <w:b/>
                <w:bCs/>
                <w:color w:val="000000" w:themeColor="text1"/>
                <w:sz w:val="20"/>
                <w:szCs w:val="20"/>
                <w:lang w:eastAsia="en-GB"/>
              </w:rPr>
              <w:t>Performance improvement</w:t>
            </w:r>
            <w:r w:rsidR="009D752E" w:rsidRPr="007866BB">
              <w:rPr>
                <w:rFonts w:asciiTheme="majorHAnsi" w:hAnsiTheme="majorHAnsi" w:cs="Tahoma"/>
                <w:b/>
                <w:bCs/>
                <w:color w:val="000000" w:themeColor="text1"/>
                <w:sz w:val="20"/>
                <w:szCs w:val="20"/>
                <w:lang w:eastAsia="en-GB"/>
              </w:rPr>
              <w:t xml:space="preserve"> &amp; </w:t>
            </w:r>
            <w:r w:rsidR="00335238">
              <w:rPr>
                <w:rFonts w:asciiTheme="majorHAnsi" w:hAnsiTheme="majorHAnsi" w:cs="Tahoma"/>
                <w:b/>
                <w:bCs/>
                <w:color w:val="000000" w:themeColor="text1"/>
                <w:sz w:val="20"/>
                <w:szCs w:val="20"/>
                <w:lang w:eastAsia="en-GB"/>
              </w:rPr>
              <w:t>Automations</w:t>
            </w:r>
          </w:p>
          <w:p w14:paraId="4E91FB22" w14:textId="05848C73" w:rsidR="00C12BA5" w:rsidRDefault="00FF42E4" w:rsidP="00BB4CEA">
            <w:pPr>
              <w:pStyle w:val="ListParagraph"/>
              <w:widowControl w:val="0"/>
              <w:numPr>
                <w:ilvl w:val="0"/>
                <w:numId w:val="4"/>
              </w:numPr>
              <w:autoSpaceDE w:val="0"/>
              <w:autoSpaceDN w:val="0"/>
              <w:jc w:val="both"/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</w:pPr>
            <w:r w:rsidRPr="00FF42E4"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  <w:t>Set up and managed application availability and health monitoring using Splunk, AppDynamics, and Catchpoint; developed performance dashboards and automated alerts to proactively identify issues and ensure optimal system reliability</w:t>
            </w:r>
            <w:r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  <w:t>.</w:t>
            </w:r>
          </w:p>
          <w:p w14:paraId="51061C79" w14:textId="1D438D44" w:rsidR="00C64809" w:rsidRDefault="00C64809" w:rsidP="00C8128A">
            <w:pPr>
              <w:pStyle w:val="ListParagraph"/>
              <w:widowControl w:val="0"/>
              <w:numPr>
                <w:ilvl w:val="0"/>
                <w:numId w:val="4"/>
              </w:numPr>
              <w:autoSpaceDE w:val="0"/>
              <w:autoSpaceDN w:val="0"/>
              <w:spacing w:before="103" w:line="276" w:lineRule="auto"/>
              <w:jc w:val="both"/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</w:pPr>
            <w:r w:rsidRPr="00C64809"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  <w:t xml:space="preserve">Developed a Service Request Engine to </w:t>
            </w:r>
            <w:r w:rsidRPr="00A61830">
              <w:rPr>
                <w:rFonts w:asciiTheme="majorHAnsi" w:hAnsiTheme="majorHAnsi" w:cstheme="minorHAnsi"/>
                <w:b/>
                <w:color w:val="000000" w:themeColor="text1"/>
                <w:sz w:val="20"/>
                <w:szCs w:val="20"/>
                <w:lang w:eastAsia="en-GB"/>
              </w:rPr>
              <w:t>automate</w:t>
            </w:r>
            <w:r w:rsidRPr="00C64809"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  <w:t xml:space="preserve"> frequently raised user requests, resulting in significant lead time reduction and improved efficiency for end users</w:t>
            </w:r>
            <w:r w:rsidR="00A61830"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  <w:t>.</w:t>
            </w:r>
          </w:p>
          <w:p w14:paraId="76F41D4E" w14:textId="50290733" w:rsidR="00051F67" w:rsidRPr="00051F67" w:rsidRDefault="00051F67" w:rsidP="00C8128A">
            <w:pPr>
              <w:pStyle w:val="ListParagraph"/>
              <w:widowControl w:val="0"/>
              <w:numPr>
                <w:ilvl w:val="0"/>
                <w:numId w:val="4"/>
              </w:numPr>
              <w:autoSpaceDE w:val="0"/>
              <w:autoSpaceDN w:val="0"/>
              <w:spacing w:before="103" w:line="276" w:lineRule="auto"/>
              <w:jc w:val="both"/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</w:pPr>
            <w:r w:rsidRPr="00051F67"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  <w:t xml:space="preserve">Recognized with the </w:t>
            </w:r>
            <w:r w:rsidRPr="00051F67">
              <w:rPr>
                <w:rFonts w:asciiTheme="majorHAnsi" w:hAnsiTheme="majorHAnsi" w:cstheme="minorHAnsi"/>
                <w:b/>
                <w:color w:val="000000" w:themeColor="text1"/>
                <w:sz w:val="20"/>
                <w:szCs w:val="20"/>
                <w:lang w:eastAsia="en-GB"/>
              </w:rPr>
              <w:t>Contextual Master Award</w:t>
            </w:r>
            <w:r w:rsidRPr="00051F67"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  <w:t xml:space="preserve"> for proactively identifying a critical flaw in the application's recommended sale price calculation logic. Designed and implemented an automation solution that corrected the issue and prevented future occurrences, resulting in a business savings of over </w:t>
            </w:r>
            <w:r w:rsidRPr="00051F67">
              <w:rPr>
                <w:rFonts w:asciiTheme="majorHAnsi" w:hAnsiTheme="majorHAnsi" w:cstheme="minorHAnsi"/>
                <w:b/>
                <w:color w:val="000000" w:themeColor="text1"/>
                <w:sz w:val="20"/>
                <w:szCs w:val="20"/>
                <w:lang w:eastAsia="en-GB"/>
              </w:rPr>
              <w:t>€2 million</w:t>
            </w:r>
            <w:r w:rsidRPr="00051F67"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  <w:t>. The initiative demonstrated strong analytical thinking, technical execution, and business impact</w:t>
            </w:r>
            <w:r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  <w:t>.</w:t>
            </w:r>
          </w:p>
          <w:p w14:paraId="29F7800B" w14:textId="770EE27C" w:rsidR="005E4A5D" w:rsidRPr="009B5AAD" w:rsidRDefault="001143B5" w:rsidP="00AC6BC6">
            <w:pPr>
              <w:spacing w:line="276" w:lineRule="auto"/>
              <w:jc w:val="both"/>
              <w:rPr>
                <w:rFonts w:asciiTheme="majorHAnsi" w:hAnsiTheme="majorHAnsi" w:cs="Tahoma"/>
                <w:b/>
                <w:spacing w:val="-2"/>
                <w:sz w:val="20"/>
                <w:szCs w:val="20"/>
              </w:rPr>
            </w:pPr>
            <w:r>
              <w:rPr>
                <w:rFonts w:asciiTheme="majorHAnsi" w:hAnsiTheme="majorHAnsi" w:cs="Tahoma"/>
                <w:b/>
                <w:spacing w:val="-2"/>
                <w:sz w:val="20"/>
                <w:szCs w:val="20"/>
              </w:rPr>
              <w:t xml:space="preserve">Team </w:t>
            </w:r>
            <w:r w:rsidR="00100691">
              <w:rPr>
                <w:rFonts w:asciiTheme="majorHAnsi" w:hAnsiTheme="majorHAnsi" w:cs="Tahoma"/>
                <w:b/>
                <w:spacing w:val="-2"/>
                <w:sz w:val="20"/>
                <w:szCs w:val="20"/>
              </w:rPr>
              <w:t xml:space="preserve">collaboration &amp; </w:t>
            </w:r>
            <w:r w:rsidR="000F756F">
              <w:rPr>
                <w:rFonts w:asciiTheme="majorHAnsi" w:hAnsiTheme="majorHAnsi" w:cs="Tahoma"/>
                <w:b/>
                <w:spacing w:val="-2"/>
                <w:sz w:val="20"/>
                <w:szCs w:val="20"/>
              </w:rPr>
              <w:t xml:space="preserve">Stakeholder collaboration </w:t>
            </w:r>
          </w:p>
          <w:p w14:paraId="409A4CF9" w14:textId="44E5675B" w:rsidR="00734E58" w:rsidRDefault="001143B5" w:rsidP="00BB4CEA">
            <w:pPr>
              <w:pStyle w:val="ListParagraph"/>
              <w:numPr>
                <w:ilvl w:val="0"/>
                <w:numId w:val="4"/>
              </w:numPr>
              <w:autoSpaceDN w:val="0"/>
              <w:spacing w:line="276" w:lineRule="auto"/>
              <w:jc w:val="both"/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</w:pPr>
            <w:r w:rsidRPr="001143B5"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  <w:t xml:space="preserve">Successfully led the </w:t>
            </w:r>
            <w:r w:rsidRPr="00EC0D89">
              <w:rPr>
                <w:rFonts w:asciiTheme="majorHAnsi" w:hAnsiTheme="majorHAnsi" w:cstheme="minorHAnsi"/>
                <w:b/>
                <w:color w:val="000000" w:themeColor="text1"/>
                <w:sz w:val="20"/>
                <w:szCs w:val="20"/>
                <w:lang w:eastAsia="en-GB"/>
              </w:rPr>
              <w:t>migration</w:t>
            </w:r>
            <w:r w:rsidRPr="001143B5"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  <w:t xml:space="preserve"> of IKEA’s largest database system from </w:t>
            </w:r>
            <w:r w:rsidRPr="00486782">
              <w:rPr>
                <w:rFonts w:asciiTheme="majorHAnsi" w:hAnsiTheme="majorHAnsi" w:cstheme="minorHAnsi"/>
                <w:b/>
                <w:color w:val="000000" w:themeColor="text1"/>
                <w:sz w:val="20"/>
                <w:szCs w:val="20"/>
                <w:lang w:eastAsia="en-GB"/>
              </w:rPr>
              <w:t>Oracle</w:t>
            </w:r>
            <w:r w:rsidRPr="001143B5"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  <w:t xml:space="preserve"> </w:t>
            </w:r>
            <w:proofErr w:type="spellStart"/>
            <w:r w:rsidRPr="00486782">
              <w:rPr>
                <w:rFonts w:asciiTheme="majorHAnsi" w:hAnsiTheme="majorHAnsi" w:cstheme="minorHAnsi"/>
                <w:b/>
                <w:color w:val="000000" w:themeColor="text1"/>
                <w:sz w:val="20"/>
                <w:szCs w:val="20"/>
                <w:lang w:eastAsia="en-GB"/>
              </w:rPr>
              <w:t>12c</w:t>
            </w:r>
            <w:proofErr w:type="spellEnd"/>
            <w:r w:rsidRPr="00486782">
              <w:rPr>
                <w:rFonts w:asciiTheme="majorHAnsi" w:hAnsiTheme="majorHAnsi" w:cstheme="minorHAnsi"/>
                <w:b/>
                <w:color w:val="000000" w:themeColor="text1"/>
                <w:sz w:val="20"/>
                <w:szCs w:val="20"/>
                <w:lang w:eastAsia="en-GB"/>
              </w:rPr>
              <w:t xml:space="preserve"> to </w:t>
            </w:r>
            <w:proofErr w:type="spellStart"/>
            <w:r w:rsidRPr="00486782">
              <w:rPr>
                <w:rFonts w:asciiTheme="majorHAnsi" w:hAnsiTheme="majorHAnsi" w:cstheme="minorHAnsi"/>
                <w:b/>
                <w:color w:val="000000" w:themeColor="text1"/>
                <w:sz w:val="20"/>
                <w:szCs w:val="20"/>
                <w:lang w:eastAsia="en-GB"/>
              </w:rPr>
              <w:t>19c</w:t>
            </w:r>
            <w:proofErr w:type="spellEnd"/>
            <w:r w:rsidRPr="00486782">
              <w:rPr>
                <w:rFonts w:asciiTheme="majorHAnsi" w:hAnsiTheme="majorHAnsi" w:cstheme="minorHAnsi"/>
                <w:b/>
                <w:color w:val="000000" w:themeColor="text1"/>
                <w:sz w:val="20"/>
                <w:szCs w:val="20"/>
                <w:lang w:eastAsia="en-GB"/>
              </w:rPr>
              <w:t>,</w:t>
            </w:r>
            <w:r w:rsidRPr="001143B5"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  <w:t xml:space="preserve"> coordinating with over 20 cross-functional teams to plan and execute a seamless transition. Oversaw all phases of the migration—including impact analysis, scheduling, testing, and deployment—ensuring minimal disruption to business operations. Received </w:t>
            </w:r>
            <w:r w:rsidRPr="00EC0D89">
              <w:rPr>
                <w:rFonts w:asciiTheme="majorHAnsi" w:hAnsiTheme="majorHAnsi" w:cstheme="minorHAnsi"/>
                <w:b/>
                <w:color w:val="000000" w:themeColor="text1"/>
                <w:sz w:val="20"/>
                <w:szCs w:val="20"/>
                <w:lang w:eastAsia="en-GB"/>
              </w:rPr>
              <w:t>client</w:t>
            </w:r>
            <w:r w:rsidRPr="001143B5"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  <w:t xml:space="preserve"> </w:t>
            </w:r>
            <w:r w:rsidRPr="00EC0D89">
              <w:rPr>
                <w:rFonts w:asciiTheme="majorHAnsi" w:hAnsiTheme="majorHAnsi" w:cstheme="minorHAnsi"/>
                <w:b/>
                <w:color w:val="000000" w:themeColor="text1"/>
                <w:sz w:val="20"/>
                <w:szCs w:val="20"/>
                <w:lang w:eastAsia="en-GB"/>
              </w:rPr>
              <w:t>appreciation</w:t>
            </w:r>
            <w:r w:rsidRPr="001143B5"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  <w:t xml:space="preserve"> for delivering the project on time with high quality and operational stability</w:t>
            </w:r>
            <w:r w:rsidR="0062257F" w:rsidRPr="0062257F"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  <w:t>.</w:t>
            </w:r>
          </w:p>
          <w:p w14:paraId="0C9D16E0" w14:textId="5023584C" w:rsidR="00F17749" w:rsidRPr="00F243F0" w:rsidRDefault="00FC60FB" w:rsidP="00F60762">
            <w:pPr>
              <w:pStyle w:val="ListParagraph"/>
              <w:numPr>
                <w:ilvl w:val="0"/>
                <w:numId w:val="4"/>
              </w:numPr>
              <w:autoSpaceDN w:val="0"/>
              <w:spacing w:line="276" w:lineRule="auto"/>
              <w:jc w:val="both"/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</w:pPr>
            <w:r w:rsidRPr="00F243F0"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  <w:t xml:space="preserve">Served as </w:t>
            </w:r>
            <w:r w:rsidRPr="00F243F0">
              <w:rPr>
                <w:rFonts w:asciiTheme="majorHAnsi" w:hAnsiTheme="majorHAnsi" w:cstheme="minorHAnsi"/>
                <w:b/>
                <w:color w:val="000000" w:themeColor="text1"/>
                <w:sz w:val="20"/>
                <w:szCs w:val="20"/>
                <w:lang w:eastAsia="en-GB"/>
              </w:rPr>
              <w:t>SLA Lead</w:t>
            </w:r>
            <w:r w:rsidRPr="00F243F0"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  <w:t xml:space="preserve"> for a team of 7 members, overseeing daily operations, ensuring adherence to service level agreements, and driving incident resolution and change management processes. Coordinated task assignments, monitored </w:t>
            </w:r>
            <w:proofErr w:type="spellStart"/>
            <w:r w:rsidRPr="00F243F0"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  <w:t>KPIs</w:t>
            </w:r>
            <w:proofErr w:type="spellEnd"/>
            <w:r w:rsidRPr="00F243F0"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  <w:t>, and acted as the primary liaison between technical team and stakeholders to ensure timely delivery and alignment with business expectations</w:t>
            </w:r>
            <w:r w:rsidR="00F243F0" w:rsidRPr="00F243F0"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  <w:t>.</w:t>
            </w:r>
          </w:p>
          <w:p w14:paraId="05B59AED" w14:textId="28D7ABE6" w:rsidR="00A86893" w:rsidRDefault="00A86893" w:rsidP="00A86893">
            <w:pPr>
              <w:spacing w:before="103"/>
              <w:jc w:val="both"/>
              <w:rPr>
                <w:rFonts w:asciiTheme="majorHAnsi" w:hAnsiTheme="majorHAnsi" w:cstheme="minorHAnsi"/>
                <w:b/>
                <w:noProof/>
                <w:color w:val="4F81BD"/>
                <w:sz w:val="24"/>
              </w:rPr>
            </w:pPr>
            <w:r w:rsidRPr="00A86893">
              <w:rPr>
                <w:rFonts w:asciiTheme="majorHAnsi" w:hAnsiTheme="majorHAnsi" w:cstheme="minorHAnsi"/>
                <w:b/>
                <w:noProof/>
                <w:color w:val="4F81BD"/>
                <w:sz w:val="28"/>
                <w:szCs w:val="28"/>
              </w:rPr>
              <mc:AlternateContent>
                <mc:Choice Requires="wps">
                  <w:drawing>
                    <wp:inline distT="0" distB="0" distL="0" distR="0" wp14:anchorId="011E368A" wp14:editId="7F1F0CDE">
                      <wp:extent cx="249382" cy="227957"/>
                      <wp:effectExtent l="0" t="0" r="0" b="1270"/>
                      <wp:docPr id="74" name="Freeform 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0" y="0"/>
                                <a:ext cx="249382" cy="227957"/>
                              </a:xfrm>
                              <a:custGeom>
                                <a:avLst/>
                                <a:gdLst>
                                  <a:gd name="T0" fmla="*/ 114 w 342"/>
                                  <a:gd name="T1" fmla="*/ 111 h 313"/>
                                  <a:gd name="T2" fmla="*/ 81 w 342"/>
                                  <a:gd name="T3" fmla="*/ 189 h 313"/>
                                  <a:gd name="T4" fmla="*/ 159 w 342"/>
                                  <a:gd name="T5" fmla="*/ 157 h 313"/>
                                  <a:gd name="T6" fmla="*/ 273 w 342"/>
                                  <a:gd name="T7" fmla="*/ 225 h 313"/>
                                  <a:gd name="T8" fmla="*/ 257 w 342"/>
                                  <a:gd name="T9" fmla="*/ 264 h 313"/>
                                  <a:gd name="T10" fmla="*/ 296 w 342"/>
                                  <a:gd name="T11" fmla="*/ 248 h 313"/>
                                  <a:gd name="T12" fmla="*/ 273 w 342"/>
                                  <a:gd name="T13" fmla="*/ 43 h 313"/>
                                  <a:gd name="T14" fmla="*/ 257 w 342"/>
                                  <a:gd name="T15" fmla="*/ 82 h 313"/>
                                  <a:gd name="T16" fmla="*/ 296 w 342"/>
                                  <a:gd name="T17" fmla="*/ 65 h 313"/>
                                  <a:gd name="T18" fmla="*/ 226 w 342"/>
                                  <a:gd name="T19" fmla="*/ 177 h 313"/>
                                  <a:gd name="T20" fmla="*/ 190 w 342"/>
                                  <a:gd name="T21" fmla="*/ 196 h 313"/>
                                  <a:gd name="T22" fmla="*/ 206 w 342"/>
                                  <a:gd name="T23" fmla="*/ 224 h 313"/>
                                  <a:gd name="T24" fmla="*/ 174 w 342"/>
                                  <a:gd name="T25" fmla="*/ 249 h 313"/>
                                  <a:gd name="T26" fmla="*/ 136 w 342"/>
                                  <a:gd name="T27" fmla="*/ 266 h 313"/>
                                  <a:gd name="T28" fmla="*/ 94 w 342"/>
                                  <a:gd name="T29" fmla="*/ 269 h 313"/>
                                  <a:gd name="T30" fmla="*/ 74 w 342"/>
                                  <a:gd name="T31" fmla="*/ 233 h 313"/>
                                  <a:gd name="T32" fmla="*/ 46 w 342"/>
                                  <a:gd name="T33" fmla="*/ 249 h 313"/>
                                  <a:gd name="T34" fmla="*/ 29 w 342"/>
                                  <a:gd name="T35" fmla="*/ 208 h 313"/>
                                  <a:gd name="T36" fmla="*/ 4 w 342"/>
                                  <a:gd name="T37" fmla="*/ 178 h 313"/>
                                  <a:gd name="T38" fmla="*/ 0 w 342"/>
                                  <a:gd name="T39" fmla="*/ 140 h 313"/>
                                  <a:gd name="T40" fmla="*/ 31 w 342"/>
                                  <a:gd name="T41" fmla="*/ 130 h 313"/>
                                  <a:gd name="T42" fmla="*/ 20 w 342"/>
                                  <a:gd name="T43" fmla="*/ 93 h 313"/>
                                  <a:gd name="T44" fmla="*/ 50 w 342"/>
                                  <a:gd name="T45" fmla="*/ 63 h 313"/>
                                  <a:gd name="T46" fmla="*/ 88 w 342"/>
                                  <a:gd name="T47" fmla="*/ 74 h 313"/>
                                  <a:gd name="T48" fmla="*/ 130 w 342"/>
                                  <a:gd name="T49" fmla="*/ 43 h 313"/>
                                  <a:gd name="T50" fmla="*/ 140 w 342"/>
                                  <a:gd name="T51" fmla="*/ 74 h 313"/>
                                  <a:gd name="T52" fmla="*/ 178 w 342"/>
                                  <a:gd name="T53" fmla="*/ 63 h 313"/>
                                  <a:gd name="T54" fmla="*/ 206 w 342"/>
                                  <a:gd name="T55" fmla="*/ 96 h 313"/>
                                  <a:gd name="T56" fmla="*/ 196 w 342"/>
                                  <a:gd name="T57" fmla="*/ 131 h 313"/>
                                  <a:gd name="T58" fmla="*/ 228 w 342"/>
                                  <a:gd name="T59" fmla="*/ 140 h 313"/>
                                  <a:gd name="T60" fmla="*/ 315 w 342"/>
                                  <a:gd name="T61" fmla="*/ 266 h 313"/>
                                  <a:gd name="T62" fmla="*/ 318 w 342"/>
                                  <a:gd name="T63" fmla="*/ 301 h 313"/>
                                  <a:gd name="T64" fmla="*/ 279 w 342"/>
                                  <a:gd name="T65" fmla="*/ 293 h 313"/>
                                  <a:gd name="T66" fmla="*/ 259 w 342"/>
                                  <a:gd name="T67" fmla="*/ 305 h 313"/>
                                  <a:gd name="T68" fmla="*/ 228 w 342"/>
                                  <a:gd name="T69" fmla="*/ 299 h 313"/>
                                  <a:gd name="T70" fmla="*/ 205 w 342"/>
                                  <a:gd name="T71" fmla="*/ 260 h 313"/>
                                  <a:gd name="T72" fmla="*/ 237 w 342"/>
                                  <a:gd name="T73" fmla="*/ 220 h 313"/>
                                  <a:gd name="T74" fmla="*/ 235 w 342"/>
                                  <a:gd name="T75" fmla="*/ 191 h 313"/>
                                  <a:gd name="T76" fmla="*/ 259 w 342"/>
                                  <a:gd name="T77" fmla="*/ 190 h 313"/>
                                  <a:gd name="T78" fmla="*/ 279 w 342"/>
                                  <a:gd name="T79" fmla="*/ 202 h 313"/>
                                  <a:gd name="T80" fmla="*/ 318 w 342"/>
                                  <a:gd name="T81" fmla="*/ 195 h 313"/>
                                  <a:gd name="T82" fmla="*/ 315 w 342"/>
                                  <a:gd name="T83" fmla="*/ 230 h 313"/>
                                  <a:gd name="T84" fmla="*/ 342 w 342"/>
                                  <a:gd name="T85" fmla="*/ 78 h 313"/>
                                  <a:gd name="T86" fmla="*/ 319 w 342"/>
                                  <a:gd name="T87" fmla="*/ 117 h 313"/>
                                  <a:gd name="T88" fmla="*/ 288 w 342"/>
                                  <a:gd name="T89" fmla="*/ 123 h 313"/>
                                  <a:gd name="T90" fmla="*/ 268 w 342"/>
                                  <a:gd name="T91" fmla="*/ 111 h 313"/>
                                  <a:gd name="T92" fmla="*/ 228 w 342"/>
                                  <a:gd name="T93" fmla="*/ 118 h 313"/>
                                  <a:gd name="T94" fmla="*/ 231 w 342"/>
                                  <a:gd name="T95" fmla="*/ 83 h 313"/>
                                  <a:gd name="T96" fmla="*/ 231 w 342"/>
                                  <a:gd name="T97" fmla="*/ 47 h 313"/>
                                  <a:gd name="T98" fmla="*/ 228 w 342"/>
                                  <a:gd name="T99" fmla="*/ 12 h 313"/>
                                  <a:gd name="T100" fmla="*/ 250 w 342"/>
                                  <a:gd name="T101" fmla="*/ 0 h 313"/>
                                  <a:gd name="T102" fmla="*/ 273 w 342"/>
                                  <a:gd name="T103" fmla="*/ 20 h 313"/>
                                  <a:gd name="T104" fmla="*/ 296 w 342"/>
                                  <a:gd name="T105" fmla="*/ 0 h 313"/>
                                  <a:gd name="T106" fmla="*/ 310 w 342"/>
                                  <a:gd name="T107" fmla="*/ 38 h 31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</a:cxnLst>
                                <a:rect l="0" t="0" r="r" b="b"/>
                                <a:pathLst>
                                  <a:path w="342" h="313">
                                    <a:moveTo>
                                      <a:pt x="159" y="157"/>
                                    </a:moveTo>
                                    <a:cubicBezTo>
                                      <a:pt x="159" y="144"/>
                                      <a:pt x="155" y="133"/>
                                      <a:pt x="146" y="124"/>
                                    </a:cubicBezTo>
                                    <a:cubicBezTo>
                                      <a:pt x="137" y="115"/>
                                      <a:pt x="126" y="111"/>
                                      <a:pt x="114" y="111"/>
                                    </a:cubicBezTo>
                                    <a:cubicBezTo>
                                      <a:pt x="101" y="111"/>
                                      <a:pt x="90" y="115"/>
                                      <a:pt x="81" y="124"/>
                                    </a:cubicBezTo>
                                    <a:cubicBezTo>
                                      <a:pt x="73" y="133"/>
                                      <a:pt x="68" y="144"/>
                                      <a:pt x="68" y="157"/>
                                    </a:cubicBezTo>
                                    <a:cubicBezTo>
                                      <a:pt x="68" y="169"/>
                                      <a:pt x="73" y="180"/>
                                      <a:pt x="81" y="189"/>
                                    </a:cubicBezTo>
                                    <a:cubicBezTo>
                                      <a:pt x="90" y="198"/>
                                      <a:pt x="101" y="202"/>
                                      <a:pt x="114" y="202"/>
                                    </a:cubicBezTo>
                                    <a:cubicBezTo>
                                      <a:pt x="126" y="202"/>
                                      <a:pt x="137" y="198"/>
                                      <a:pt x="146" y="189"/>
                                    </a:cubicBezTo>
                                    <a:cubicBezTo>
                                      <a:pt x="155" y="180"/>
                                      <a:pt x="159" y="169"/>
                                      <a:pt x="159" y="157"/>
                                    </a:cubicBezTo>
                                    <a:close/>
                                    <a:moveTo>
                                      <a:pt x="296" y="248"/>
                                    </a:moveTo>
                                    <a:cubicBezTo>
                                      <a:pt x="296" y="242"/>
                                      <a:pt x="294" y="236"/>
                                      <a:pt x="289" y="232"/>
                                    </a:cubicBezTo>
                                    <a:cubicBezTo>
                                      <a:pt x="285" y="227"/>
                                      <a:pt x="279" y="225"/>
                                      <a:pt x="273" y="225"/>
                                    </a:cubicBezTo>
                                    <a:cubicBezTo>
                                      <a:pt x="267" y="225"/>
                                      <a:pt x="262" y="227"/>
                                      <a:pt x="257" y="232"/>
                                    </a:cubicBezTo>
                                    <a:cubicBezTo>
                                      <a:pt x="253" y="236"/>
                                      <a:pt x="250" y="242"/>
                                      <a:pt x="250" y="248"/>
                                    </a:cubicBezTo>
                                    <a:cubicBezTo>
                                      <a:pt x="250" y="254"/>
                                      <a:pt x="253" y="259"/>
                                      <a:pt x="257" y="264"/>
                                    </a:cubicBezTo>
                                    <a:cubicBezTo>
                                      <a:pt x="262" y="268"/>
                                      <a:pt x="267" y="270"/>
                                      <a:pt x="273" y="270"/>
                                    </a:cubicBezTo>
                                    <a:cubicBezTo>
                                      <a:pt x="279" y="270"/>
                                      <a:pt x="285" y="268"/>
                                      <a:pt x="289" y="264"/>
                                    </a:cubicBezTo>
                                    <a:cubicBezTo>
                                      <a:pt x="294" y="259"/>
                                      <a:pt x="296" y="254"/>
                                      <a:pt x="296" y="248"/>
                                    </a:cubicBezTo>
                                    <a:close/>
                                    <a:moveTo>
                                      <a:pt x="296" y="65"/>
                                    </a:moveTo>
                                    <a:cubicBezTo>
                                      <a:pt x="296" y="59"/>
                                      <a:pt x="294" y="54"/>
                                      <a:pt x="289" y="49"/>
                                    </a:cubicBezTo>
                                    <a:cubicBezTo>
                                      <a:pt x="285" y="45"/>
                                      <a:pt x="279" y="43"/>
                                      <a:pt x="273" y="43"/>
                                    </a:cubicBezTo>
                                    <a:cubicBezTo>
                                      <a:pt x="267" y="43"/>
                                      <a:pt x="262" y="45"/>
                                      <a:pt x="257" y="49"/>
                                    </a:cubicBezTo>
                                    <a:cubicBezTo>
                                      <a:pt x="253" y="54"/>
                                      <a:pt x="250" y="59"/>
                                      <a:pt x="250" y="65"/>
                                    </a:cubicBezTo>
                                    <a:cubicBezTo>
                                      <a:pt x="250" y="72"/>
                                      <a:pt x="253" y="77"/>
                                      <a:pt x="257" y="82"/>
                                    </a:cubicBezTo>
                                    <a:cubicBezTo>
                                      <a:pt x="262" y="86"/>
                                      <a:pt x="267" y="88"/>
                                      <a:pt x="273" y="88"/>
                                    </a:cubicBezTo>
                                    <a:cubicBezTo>
                                      <a:pt x="279" y="88"/>
                                      <a:pt x="285" y="86"/>
                                      <a:pt x="289" y="82"/>
                                    </a:cubicBezTo>
                                    <a:cubicBezTo>
                                      <a:pt x="294" y="77"/>
                                      <a:pt x="296" y="72"/>
                                      <a:pt x="296" y="65"/>
                                    </a:cubicBezTo>
                                    <a:close/>
                                    <a:moveTo>
                                      <a:pt x="228" y="140"/>
                                    </a:moveTo>
                                    <a:cubicBezTo>
                                      <a:pt x="228" y="173"/>
                                      <a:pt x="228" y="173"/>
                                      <a:pt x="228" y="173"/>
                                    </a:cubicBezTo>
                                    <a:cubicBezTo>
                                      <a:pt x="228" y="174"/>
                                      <a:pt x="227" y="176"/>
                                      <a:pt x="226" y="177"/>
                                    </a:cubicBezTo>
                                    <a:cubicBezTo>
                                      <a:pt x="226" y="178"/>
                                      <a:pt x="225" y="178"/>
                                      <a:pt x="224" y="179"/>
                                    </a:cubicBezTo>
                                    <a:cubicBezTo>
                                      <a:pt x="196" y="183"/>
                                      <a:pt x="196" y="183"/>
                                      <a:pt x="196" y="183"/>
                                    </a:cubicBezTo>
                                    <a:cubicBezTo>
                                      <a:pt x="195" y="187"/>
                                      <a:pt x="193" y="192"/>
                                      <a:pt x="190" y="196"/>
                                    </a:cubicBezTo>
                                    <a:cubicBezTo>
                                      <a:pt x="194" y="202"/>
                                      <a:pt x="200" y="209"/>
                                      <a:pt x="206" y="217"/>
                                    </a:cubicBezTo>
                                    <a:cubicBezTo>
                                      <a:pt x="207" y="218"/>
                                      <a:pt x="208" y="219"/>
                                      <a:pt x="208" y="220"/>
                                    </a:cubicBezTo>
                                    <a:cubicBezTo>
                                      <a:pt x="208" y="222"/>
                                      <a:pt x="207" y="223"/>
                                      <a:pt x="206" y="224"/>
                                    </a:cubicBezTo>
                                    <a:cubicBezTo>
                                      <a:pt x="204" y="227"/>
                                      <a:pt x="199" y="233"/>
                                      <a:pt x="192" y="240"/>
                                    </a:cubicBezTo>
                                    <a:cubicBezTo>
                                      <a:pt x="185" y="247"/>
                                      <a:pt x="180" y="250"/>
                                      <a:pt x="178" y="250"/>
                                    </a:cubicBezTo>
                                    <a:cubicBezTo>
                                      <a:pt x="176" y="250"/>
                                      <a:pt x="175" y="250"/>
                                      <a:pt x="174" y="249"/>
                                    </a:cubicBezTo>
                                    <a:cubicBezTo>
                                      <a:pt x="153" y="233"/>
                                      <a:pt x="153" y="233"/>
                                      <a:pt x="153" y="233"/>
                                    </a:cubicBezTo>
                                    <a:cubicBezTo>
                                      <a:pt x="149" y="235"/>
                                      <a:pt x="144" y="237"/>
                                      <a:pt x="140" y="239"/>
                                    </a:cubicBezTo>
                                    <a:cubicBezTo>
                                      <a:pt x="138" y="251"/>
                                      <a:pt x="137" y="261"/>
                                      <a:pt x="136" y="266"/>
                                    </a:cubicBezTo>
                                    <a:cubicBezTo>
                                      <a:pt x="135" y="269"/>
                                      <a:pt x="133" y="270"/>
                                      <a:pt x="130" y="270"/>
                                    </a:cubicBezTo>
                                    <a:cubicBezTo>
                                      <a:pt x="97" y="270"/>
                                      <a:pt x="97" y="270"/>
                                      <a:pt x="97" y="270"/>
                                    </a:cubicBezTo>
                                    <a:cubicBezTo>
                                      <a:pt x="96" y="270"/>
                                      <a:pt x="95" y="270"/>
                                      <a:pt x="94" y="269"/>
                                    </a:cubicBezTo>
                                    <a:cubicBezTo>
                                      <a:pt x="93" y="268"/>
                                      <a:pt x="92" y="267"/>
                                      <a:pt x="92" y="266"/>
                                    </a:cubicBezTo>
                                    <a:cubicBezTo>
                                      <a:pt x="88" y="239"/>
                                      <a:pt x="88" y="239"/>
                                      <a:pt x="88" y="239"/>
                                    </a:cubicBezTo>
                                    <a:cubicBezTo>
                                      <a:pt x="84" y="238"/>
                                      <a:pt x="79" y="236"/>
                                      <a:pt x="74" y="233"/>
                                    </a:cubicBezTo>
                                    <a:cubicBezTo>
                                      <a:pt x="53" y="249"/>
                                      <a:pt x="53" y="249"/>
                                      <a:pt x="53" y="249"/>
                                    </a:cubicBezTo>
                                    <a:cubicBezTo>
                                      <a:pt x="53" y="250"/>
                                      <a:pt x="51" y="250"/>
                                      <a:pt x="50" y="250"/>
                                    </a:cubicBezTo>
                                    <a:cubicBezTo>
                                      <a:pt x="49" y="250"/>
                                      <a:pt x="47" y="250"/>
                                      <a:pt x="46" y="249"/>
                                    </a:cubicBezTo>
                                    <a:cubicBezTo>
                                      <a:pt x="29" y="233"/>
                                      <a:pt x="20" y="224"/>
                                      <a:pt x="20" y="220"/>
                                    </a:cubicBezTo>
                                    <a:cubicBezTo>
                                      <a:pt x="20" y="219"/>
                                      <a:pt x="21" y="218"/>
                                      <a:pt x="22" y="217"/>
                                    </a:cubicBezTo>
                                    <a:cubicBezTo>
                                      <a:pt x="23" y="215"/>
                                      <a:pt x="25" y="212"/>
                                      <a:pt x="29" y="208"/>
                                    </a:cubicBezTo>
                                    <a:cubicBezTo>
                                      <a:pt x="33" y="203"/>
                                      <a:pt x="35" y="199"/>
                                      <a:pt x="37" y="197"/>
                                    </a:cubicBezTo>
                                    <a:cubicBezTo>
                                      <a:pt x="35" y="192"/>
                                      <a:pt x="33" y="187"/>
                                      <a:pt x="31" y="182"/>
                                    </a:cubicBezTo>
                                    <a:cubicBezTo>
                                      <a:pt x="4" y="178"/>
                                      <a:pt x="4" y="178"/>
                                      <a:pt x="4" y="178"/>
                                    </a:cubicBezTo>
                                    <a:cubicBezTo>
                                      <a:pt x="3" y="178"/>
                                      <a:pt x="2" y="177"/>
                                      <a:pt x="1" y="176"/>
                                    </a:cubicBezTo>
                                    <a:cubicBezTo>
                                      <a:pt x="0" y="175"/>
                                      <a:pt x="0" y="174"/>
                                      <a:pt x="0" y="173"/>
                                    </a:cubicBezTo>
                                    <a:cubicBezTo>
                                      <a:pt x="0" y="140"/>
                                      <a:pt x="0" y="140"/>
                                      <a:pt x="0" y="140"/>
                                    </a:cubicBezTo>
                                    <a:cubicBezTo>
                                      <a:pt x="0" y="139"/>
                                      <a:pt x="0" y="137"/>
                                      <a:pt x="1" y="136"/>
                                    </a:cubicBezTo>
                                    <a:cubicBezTo>
                                      <a:pt x="2" y="135"/>
                                      <a:pt x="3" y="135"/>
                                      <a:pt x="4" y="134"/>
                                    </a:cubicBezTo>
                                    <a:cubicBezTo>
                                      <a:pt x="31" y="130"/>
                                      <a:pt x="31" y="130"/>
                                      <a:pt x="31" y="130"/>
                                    </a:cubicBezTo>
                                    <a:cubicBezTo>
                                      <a:pt x="33" y="126"/>
                                      <a:pt x="35" y="122"/>
                                      <a:pt x="37" y="117"/>
                                    </a:cubicBezTo>
                                    <a:cubicBezTo>
                                      <a:pt x="33" y="111"/>
                                      <a:pt x="28" y="104"/>
                                      <a:pt x="21" y="96"/>
                                    </a:cubicBezTo>
                                    <a:cubicBezTo>
                                      <a:pt x="20" y="95"/>
                                      <a:pt x="20" y="94"/>
                                      <a:pt x="20" y="93"/>
                                    </a:cubicBezTo>
                                    <a:cubicBezTo>
                                      <a:pt x="20" y="91"/>
                                      <a:pt x="20" y="90"/>
                                      <a:pt x="21" y="89"/>
                                    </a:cubicBezTo>
                                    <a:cubicBezTo>
                                      <a:pt x="24" y="86"/>
                                      <a:pt x="29" y="80"/>
                                      <a:pt x="36" y="73"/>
                                    </a:cubicBezTo>
                                    <a:cubicBezTo>
                                      <a:pt x="43" y="66"/>
                                      <a:pt x="48" y="63"/>
                                      <a:pt x="50" y="63"/>
                                    </a:cubicBezTo>
                                    <a:cubicBezTo>
                                      <a:pt x="51" y="63"/>
                                      <a:pt x="52" y="63"/>
                                      <a:pt x="54" y="64"/>
                                    </a:cubicBezTo>
                                    <a:cubicBezTo>
                                      <a:pt x="74" y="80"/>
                                      <a:pt x="74" y="80"/>
                                      <a:pt x="74" y="80"/>
                                    </a:cubicBezTo>
                                    <a:cubicBezTo>
                                      <a:pt x="78" y="78"/>
                                      <a:pt x="83" y="76"/>
                                      <a:pt x="88" y="74"/>
                                    </a:cubicBezTo>
                                    <a:cubicBezTo>
                                      <a:pt x="89" y="61"/>
                                      <a:pt x="90" y="52"/>
                                      <a:pt x="92" y="47"/>
                                    </a:cubicBezTo>
                                    <a:cubicBezTo>
                                      <a:pt x="93" y="44"/>
                                      <a:pt x="94" y="43"/>
                                      <a:pt x="97" y="43"/>
                                    </a:cubicBezTo>
                                    <a:cubicBezTo>
                                      <a:pt x="130" y="43"/>
                                      <a:pt x="130" y="43"/>
                                      <a:pt x="130" y="43"/>
                                    </a:cubicBezTo>
                                    <a:cubicBezTo>
                                      <a:pt x="132" y="43"/>
                                      <a:pt x="133" y="43"/>
                                      <a:pt x="134" y="44"/>
                                    </a:cubicBezTo>
                                    <a:cubicBezTo>
                                      <a:pt x="135" y="45"/>
                                      <a:pt x="135" y="46"/>
                                      <a:pt x="136" y="47"/>
                                    </a:cubicBezTo>
                                    <a:cubicBezTo>
                                      <a:pt x="140" y="74"/>
                                      <a:pt x="140" y="74"/>
                                      <a:pt x="140" y="74"/>
                                    </a:cubicBezTo>
                                    <a:cubicBezTo>
                                      <a:pt x="144" y="75"/>
                                      <a:pt x="148" y="77"/>
                                      <a:pt x="153" y="80"/>
                                    </a:cubicBezTo>
                                    <a:cubicBezTo>
                                      <a:pt x="174" y="64"/>
                                      <a:pt x="174" y="64"/>
                                      <a:pt x="174" y="64"/>
                                    </a:cubicBezTo>
                                    <a:cubicBezTo>
                                      <a:pt x="175" y="63"/>
                                      <a:pt x="176" y="63"/>
                                      <a:pt x="178" y="63"/>
                                    </a:cubicBezTo>
                                    <a:cubicBezTo>
                                      <a:pt x="179" y="63"/>
                                      <a:pt x="180" y="63"/>
                                      <a:pt x="181" y="64"/>
                                    </a:cubicBezTo>
                                    <a:cubicBezTo>
                                      <a:pt x="198" y="80"/>
                                      <a:pt x="207" y="89"/>
                                      <a:pt x="207" y="93"/>
                                    </a:cubicBezTo>
                                    <a:cubicBezTo>
                                      <a:pt x="207" y="94"/>
                                      <a:pt x="207" y="95"/>
                                      <a:pt x="206" y="96"/>
                                    </a:cubicBezTo>
                                    <a:cubicBezTo>
                                      <a:pt x="204" y="98"/>
                                      <a:pt x="202" y="101"/>
                                      <a:pt x="198" y="106"/>
                                    </a:cubicBezTo>
                                    <a:cubicBezTo>
                                      <a:pt x="195" y="110"/>
                                      <a:pt x="192" y="114"/>
                                      <a:pt x="190" y="116"/>
                                    </a:cubicBezTo>
                                    <a:cubicBezTo>
                                      <a:pt x="193" y="122"/>
                                      <a:pt x="195" y="127"/>
                                      <a:pt x="196" y="131"/>
                                    </a:cubicBezTo>
                                    <a:cubicBezTo>
                                      <a:pt x="223" y="135"/>
                                      <a:pt x="223" y="135"/>
                                      <a:pt x="223" y="135"/>
                                    </a:cubicBezTo>
                                    <a:cubicBezTo>
                                      <a:pt x="225" y="135"/>
                                      <a:pt x="226" y="136"/>
                                      <a:pt x="226" y="137"/>
                                    </a:cubicBezTo>
                                    <a:cubicBezTo>
                                      <a:pt x="227" y="138"/>
                                      <a:pt x="228" y="139"/>
                                      <a:pt x="228" y="140"/>
                                    </a:cubicBezTo>
                                    <a:close/>
                                    <a:moveTo>
                                      <a:pt x="342" y="235"/>
                                    </a:moveTo>
                                    <a:cubicBezTo>
                                      <a:pt x="342" y="260"/>
                                      <a:pt x="342" y="260"/>
                                      <a:pt x="342" y="260"/>
                                    </a:cubicBezTo>
                                    <a:cubicBezTo>
                                      <a:pt x="342" y="262"/>
                                      <a:pt x="333" y="264"/>
                                      <a:pt x="315" y="266"/>
                                    </a:cubicBezTo>
                                    <a:cubicBezTo>
                                      <a:pt x="314" y="269"/>
                                      <a:pt x="312" y="272"/>
                                      <a:pt x="310" y="275"/>
                                    </a:cubicBezTo>
                                    <a:cubicBezTo>
                                      <a:pt x="316" y="288"/>
                                      <a:pt x="319" y="297"/>
                                      <a:pt x="319" y="299"/>
                                    </a:cubicBezTo>
                                    <a:cubicBezTo>
                                      <a:pt x="319" y="300"/>
                                      <a:pt x="319" y="300"/>
                                      <a:pt x="318" y="301"/>
                                    </a:cubicBezTo>
                                    <a:cubicBezTo>
                                      <a:pt x="304" y="309"/>
                                      <a:pt x="296" y="313"/>
                                      <a:pt x="296" y="313"/>
                                    </a:cubicBezTo>
                                    <a:cubicBezTo>
                                      <a:pt x="295" y="313"/>
                                      <a:pt x="292" y="311"/>
                                      <a:pt x="288" y="305"/>
                                    </a:cubicBezTo>
                                    <a:cubicBezTo>
                                      <a:pt x="283" y="299"/>
                                      <a:pt x="280" y="295"/>
                                      <a:pt x="279" y="293"/>
                                    </a:cubicBezTo>
                                    <a:cubicBezTo>
                                      <a:pt x="276" y="293"/>
                                      <a:pt x="274" y="293"/>
                                      <a:pt x="273" y="293"/>
                                    </a:cubicBezTo>
                                    <a:cubicBezTo>
                                      <a:pt x="272" y="293"/>
                                      <a:pt x="270" y="293"/>
                                      <a:pt x="268" y="293"/>
                                    </a:cubicBezTo>
                                    <a:cubicBezTo>
                                      <a:pt x="266" y="295"/>
                                      <a:pt x="263" y="299"/>
                                      <a:pt x="259" y="305"/>
                                    </a:cubicBezTo>
                                    <a:cubicBezTo>
                                      <a:pt x="254" y="311"/>
                                      <a:pt x="251" y="313"/>
                                      <a:pt x="250" y="313"/>
                                    </a:cubicBezTo>
                                    <a:cubicBezTo>
                                      <a:pt x="250" y="313"/>
                                      <a:pt x="243" y="309"/>
                                      <a:pt x="228" y="301"/>
                                    </a:cubicBezTo>
                                    <a:cubicBezTo>
                                      <a:pt x="228" y="300"/>
                                      <a:pt x="228" y="300"/>
                                      <a:pt x="228" y="299"/>
                                    </a:cubicBezTo>
                                    <a:cubicBezTo>
                                      <a:pt x="228" y="297"/>
                                      <a:pt x="231" y="288"/>
                                      <a:pt x="237" y="275"/>
                                    </a:cubicBezTo>
                                    <a:cubicBezTo>
                                      <a:pt x="235" y="272"/>
                                      <a:pt x="233" y="269"/>
                                      <a:pt x="231" y="266"/>
                                    </a:cubicBezTo>
                                    <a:cubicBezTo>
                                      <a:pt x="214" y="264"/>
                                      <a:pt x="205" y="262"/>
                                      <a:pt x="205" y="260"/>
                                    </a:cubicBezTo>
                                    <a:cubicBezTo>
                                      <a:pt x="205" y="235"/>
                                      <a:pt x="205" y="235"/>
                                      <a:pt x="205" y="235"/>
                                    </a:cubicBezTo>
                                    <a:cubicBezTo>
                                      <a:pt x="205" y="233"/>
                                      <a:pt x="214" y="231"/>
                                      <a:pt x="231" y="230"/>
                                    </a:cubicBezTo>
                                    <a:cubicBezTo>
                                      <a:pt x="233" y="226"/>
                                      <a:pt x="235" y="223"/>
                                      <a:pt x="237" y="220"/>
                                    </a:cubicBezTo>
                                    <a:cubicBezTo>
                                      <a:pt x="231" y="207"/>
                                      <a:pt x="228" y="199"/>
                                      <a:pt x="228" y="196"/>
                                    </a:cubicBezTo>
                                    <a:cubicBezTo>
                                      <a:pt x="228" y="195"/>
                                      <a:pt x="228" y="195"/>
                                      <a:pt x="228" y="195"/>
                                    </a:cubicBezTo>
                                    <a:cubicBezTo>
                                      <a:pt x="229" y="194"/>
                                      <a:pt x="231" y="193"/>
                                      <a:pt x="235" y="191"/>
                                    </a:cubicBezTo>
                                    <a:cubicBezTo>
                                      <a:pt x="238" y="189"/>
                                      <a:pt x="242" y="187"/>
                                      <a:pt x="245" y="185"/>
                                    </a:cubicBezTo>
                                    <a:cubicBezTo>
                                      <a:pt x="248" y="183"/>
                                      <a:pt x="250" y="182"/>
                                      <a:pt x="250" y="182"/>
                                    </a:cubicBezTo>
                                    <a:cubicBezTo>
                                      <a:pt x="251" y="182"/>
                                      <a:pt x="254" y="185"/>
                                      <a:pt x="259" y="190"/>
                                    </a:cubicBezTo>
                                    <a:cubicBezTo>
                                      <a:pt x="263" y="196"/>
                                      <a:pt x="266" y="200"/>
                                      <a:pt x="268" y="202"/>
                                    </a:cubicBezTo>
                                    <a:cubicBezTo>
                                      <a:pt x="270" y="202"/>
                                      <a:pt x="272" y="202"/>
                                      <a:pt x="273" y="202"/>
                                    </a:cubicBezTo>
                                    <a:cubicBezTo>
                                      <a:pt x="274" y="202"/>
                                      <a:pt x="276" y="202"/>
                                      <a:pt x="279" y="202"/>
                                    </a:cubicBezTo>
                                    <a:cubicBezTo>
                                      <a:pt x="285" y="194"/>
                                      <a:pt x="290" y="187"/>
                                      <a:pt x="295" y="183"/>
                                    </a:cubicBezTo>
                                    <a:cubicBezTo>
                                      <a:pt x="296" y="182"/>
                                      <a:pt x="296" y="182"/>
                                      <a:pt x="296" y="182"/>
                                    </a:cubicBezTo>
                                    <a:cubicBezTo>
                                      <a:pt x="296" y="182"/>
                                      <a:pt x="304" y="186"/>
                                      <a:pt x="318" y="195"/>
                                    </a:cubicBezTo>
                                    <a:cubicBezTo>
                                      <a:pt x="319" y="195"/>
                                      <a:pt x="319" y="195"/>
                                      <a:pt x="319" y="196"/>
                                    </a:cubicBezTo>
                                    <a:cubicBezTo>
                                      <a:pt x="319" y="199"/>
                                      <a:pt x="316" y="207"/>
                                      <a:pt x="310" y="220"/>
                                    </a:cubicBezTo>
                                    <a:cubicBezTo>
                                      <a:pt x="312" y="223"/>
                                      <a:pt x="313" y="226"/>
                                      <a:pt x="315" y="230"/>
                                    </a:cubicBezTo>
                                    <a:cubicBezTo>
                                      <a:pt x="333" y="231"/>
                                      <a:pt x="342" y="233"/>
                                      <a:pt x="342" y="235"/>
                                    </a:cubicBezTo>
                                    <a:close/>
                                    <a:moveTo>
                                      <a:pt x="342" y="53"/>
                                    </a:moveTo>
                                    <a:cubicBezTo>
                                      <a:pt x="342" y="78"/>
                                      <a:pt x="342" y="78"/>
                                      <a:pt x="342" y="78"/>
                                    </a:cubicBezTo>
                                    <a:cubicBezTo>
                                      <a:pt x="342" y="80"/>
                                      <a:pt x="333" y="82"/>
                                      <a:pt x="315" y="83"/>
                                    </a:cubicBezTo>
                                    <a:cubicBezTo>
                                      <a:pt x="314" y="87"/>
                                      <a:pt x="312" y="90"/>
                                      <a:pt x="310" y="93"/>
                                    </a:cubicBezTo>
                                    <a:cubicBezTo>
                                      <a:pt x="316" y="106"/>
                                      <a:pt x="319" y="114"/>
                                      <a:pt x="319" y="117"/>
                                    </a:cubicBezTo>
                                    <a:cubicBezTo>
                                      <a:pt x="319" y="118"/>
                                      <a:pt x="319" y="118"/>
                                      <a:pt x="318" y="118"/>
                                    </a:cubicBezTo>
                                    <a:cubicBezTo>
                                      <a:pt x="304" y="127"/>
                                      <a:pt x="296" y="131"/>
                                      <a:pt x="296" y="131"/>
                                    </a:cubicBezTo>
                                    <a:cubicBezTo>
                                      <a:pt x="295" y="131"/>
                                      <a:pt x="292" y="128"/>
                                      <a:pt x="288" y="123"/>
                                    </a:cubicBezTo>
                                    <a:cubicBezTo>
                                      <a:pt x="283" y="117"/>
                                      <a:pt x="280" y="113"/>
                                      <a:pt x="279" y="111"/>
                                    </a:cubicBezTo>
                                    <a:cubicBezTo>
                                      <a:pt x="276" y="111"/>
                                      <a:pt x="274" y="111"/>
                                      <a:pt x="273" y="111"/>
                                    </a:cubicBezTo>
                                    <a:cubicBezTo>
                                      <a:pt x="272" y="111"/>
                                      <a:pt x="270" y="111"/>
                                      <a:pt x="268" y="111"/>
                                    </a:cubicBezTo>
                                    <a:cubicBezTo>
                                      <a:pt x="266" y="113"/>
                                      <a:pt x="263" y="117"/>
                                      <a:pt x="259" y="123"/>
                                    </a:cubicBezTo>
                                    <a:cubicBezTo>
                                      <a:pt x="254" y="128"/>
                                      <a:pt x="251" y="131"/>
                                      <a:pt x="250" y="131"/>
                                    </a:cubicBezTo>
                                    <a:cubicBezTo>
                                      <a:pt x="250" y="131"/>
                                      <a:pt x="243" y="127"/>
                                      <a:pt x="228" y="118"/>
                                    </a:cubicBezTo>
                                    <a:cubicBezTo>
                                      <a:pt x="228" y="118"/>
                                      <a:pt x="228" y="118"/>
                                      <a:pt x="228" y="117"/>
                                    </a:cubicBezTo>
                                    <a:cubicBezTo>
                                      <a:pt x="228" y="114"/>
                                      <a:pt x="231" y="106"/>
                                      <a:pt x="237" y="93"/>
                                    </a:cubicBezTo>
                                    <a:cubicBezTo>
                                      <a:pt x="235" y="90"/>
                                      <a:pt x="233" y="87"/>
                                      <a:pt x="231" y="83"/>
                                    </a:cubicBezTo>
                                    <a:cubicBezTo>
                                      <a:pt x="214" y="82"/>
                                      <a:pt x="205" y="80"/>
                                      <a:pt x="205" y="78"/>
                                    </a:cubicBezTo>
                                    <a:cubicBezTo>
                                      <a:pt x="205" y="53"/>
                                      <a:pt x="205" y="53"/>
                                      <a:pt x="205" y="53"/>
                                    </a:cubicBezTo>
                                    <a:cubicBezTo>
                                      <a:pt x="205" y="51"/>
                                      <a:pt x="214" y="49"/>
                                      <a:pt x="231" y="47"/>
                                    </a:cubicBezTo>
                                    <a:cubicBezTo>
                                      <a:pt x="233" y="44"/>
                                      <a:pt x="235" y="41"/>
                                      <a:pt x="237" y="38"/>
                                    </a:cubicBezTo>
                                    <a:cubicBezTo>
                                      <a:pt x="231" y="25"/>
                                      <a:pt x="228" y="17"/>
                                      <a:pt x="228" y="14"/>
                                    </a:cubicBezTo>
                                    <a:cubicBezTo>
                                      <a:pt x="228" y="13"/>
                                      <a:pt x="228" y="13"/>
                                      <a:pt x="228" y="12"/>
                                    </a:cubicBezTo>
                                    <a:cubicBezTo>
                                      <a:pt x="229" y="12"/>
                                      <a:pt x="231" y="11"/>
                                      <a:pt x="235" y="9"/>
                                    </a:cubicBezTo>
                                    <a:cubicBezTo>
                                      <a:pt x="238" y="7"/>
                                      <a:pt x="242" y="5"/>
                                      <a:pt x="245" y="3"/>
                                    </a:cubicBezTo>
                                    <a:cubicBezTo>
                                      <a:pt x="248" y="1"/>
                                      <a:pt x="250" y="0"/>
                                      <a:pt x="250" y="0"/>
                                    </a:cubicBezTo>
                                    <a:cubicBezTo>
                                      <a:pt x="251" y="0"/>
                                      <a:pt x="254" y="3"/>
                                      <a:pt x="259" y="8"/>
                                    </a:cubicBezTo>
                                    <a:cubicBezTo>
                                      <a:pt x="263" y="14"/>
                                      <a:pt x="266" y="18"/>
                                      <a:pt x="268" y="20"/>
                                    </a:cubicBezTo>
                                    <a:cubicBezTo>
                                      <a:pt x="270" y="20"/>
                                      <a:pt x="272" y="20"/>
                                      <a:pt x="273" y="20"/>
                                    </a:cubicBezTo>
                                    <a:cubicBezTo>
                                      <a:pt x="274" y="20"/>
                                      <a:pt x="276" y="20"/>
                                      <a:pt x="279" y="20"/>
                                    </a:cubicBezTo>
                                    <a:cubicBezTo>
                                      <a:pt x="285" y="12"/>
                                      <a:pt x="290" y="5"/>
                                      <a:pt x="295" y="0"/>
                                    </a:cubicBezTo>
                                    <a:cubicBezTo>
                                      <a:pt x="296" y="0"/>
                                      <a:pt x="296" y="0"/>
                                      <a:pt x="296" y="0"/>
                                    </a:cubicBezTo>
                                    <a:cubicBezTo>
                                      <a:pt x="296" y="0"/>
                                      <a:pt x="304" y="4"/>
                                      <a:pt x="318" y="12"/>
                                    </a:cubicBezTo>
                                    <a:cubicBezTo>
                                      <a:pt x="319" y="13"/>
                                      <a:pt x="319" y="13"/>
                                      <a:pt x="319" y="14"/>
                                    </a:cubicBezTo>
                                    <a:cubicBezTo>
                                      <a:pt x="319" y="17"/>
                                      <a:pt x="316" y="25"/>
                                      <a:pt x="310" y="38"/>
                                    </a:cubicBezTo>
                                    <a:cubicBezTo>
                                      <a:pt x="312" y="41"/>
                                      <a:pt x="313" y="44"/>
                                      <a:pt x="315" y="47"/>
                                    </a:cubicBezTo>
                                    <a:cubicBezTo>
                                      <a:pt x="333" y="49"/>
                                      <a:pt x="342" y="51"/>
                                      <a:pt x="342" y="53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364455"/>
                              </a:solidFill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1158184D" id="Freeform 70" o:spid="_x0000_s1026" style="width:19.65pt;height:17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342,3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" path="m159,157v,-13,-4,-24,-13,-33c137,115,126,111,114,111v-13,,-24,4,-33,13c73,133,68,144,68,157v,12,5,23,13,32c90,198,101,202,114,202v12,,23,-4,32,-13c155,180,159,169,159,157xm296,248v,-6,-2,-12,-7,-16c285,227,279,225,273,225v-6,,-11,2,-16,7c253,236,250,242,250,248v,6,3,11,7,16c262,268,267,270,273,270v6,,12,-2,16,-6c294,259,296,254,296,248xm296,65v,-6,-2,-11,-7,-16c285,45,279,43,273,43v-6,,-11,2,-16,6c253,54,250,59,250,65v,7,3,12,7,17c262,86,267,88,273,88v6,,12,-2,16,-6c294,77,296,72,296,65xm228,140v,33,,33,,33c228,174,227,176,226,177v,1,-1,1,-2,2c196,183,196,183,196,183v-1,4,-3,9,-6,13c194,202,200,209,206,217v1,1,2,2,2,3c208,222,207,223,206,224v-2,3,-7,9,-14,16c185,247,180,250,178,250v-2,,-3,,-4,-1c153,233,153,233,153,233v-4,2,-9,4,-13,6c138,251,137,261,136,266v-1,3,-3,4,-6,4c97,270,97,270,97,270v-1,,-2,,-3,-1c93,268,92,267,92,266,88,239,88,239,88,239v-4,-1,-9,-3,-14,-6c53,249,53,249,53,249v,1,-2,1,-3,1c49,250,47,250,46,249,29,233,20,224,20,220v,-1,1,-2,2,-3c23,215,25,212,29,208v4,-5,6,-9,8,-11c35,192,33,187,31,182,4,178,4,178,4,178v-1,,-2,-1,-3,-2c,175,,174,,173,,140,,140,,140v,-1,,-3,1,-4c2,135,3,135,4,134v27,-4,27,-4,27,-4c33,126,35,122,37,117,33,111,28,104,21,96,20,95,20,94,20,93v,-2,,-3,1,-4c24,86,29,80,36,73,43,66,48,63,50,63v1,,2,,4,1c74,80,74,80,74,80v4,-2,9,-4,14,-6c89,61,90,52,92,47v1,-3,2,-4,5,-4c130,43,130,43,130,43v2,,3,,4,1c135,45,135,46,136,47v4,27,4,27,4,27c144,75,148,77,153,80,174,64,174,64,174,64v1,-1,2,-1,4,-1c179,63,180,63,181,64v17,16,26,25,26,29c207,94,207,95,206,96v-2,2,-4,5,-8,10c195,110,192,114,190,116v3,6,5,11,6,15c223,135,223,135,223,135v2,,3,1,3,2c227,138,228,139,228,140xm342,235v,25,,25,,25c342,262,333,264,315,266v-1,3,-3,6,-5,9c316,288,319,297,319,299v,1,,1,-1,2c304,309,296,313,296,313v-1,,-4,-2,-8,-8c283,299,280,295,279,293v-3,,-5,,-6,c272,293,270,293,268,293v-2,2,-5,6,-9,12c254,311,251,313,250,313v,,-7,-4,-22,-12c228,300,228,300,228,299v,-2,3,-11,9,-24c235,272,233,269,231,266v-17,-2,-26,-4,-26,-6c205,235,205,235,205,235v,-2,9,-4,26,-5c233,226,235,223,237,220v-6,-13,-9,-21,-9,-24c228,195,228,195,228,195v1,-1,3,-2,7,-4c238,189,242,187,245,185v3,-2,5,-3,5,-3c251,182,254,185,259,190v4,6,7,10,9,12c270,202,272,202,273,202v1,,3,,6,c285,194,290,187,295,183v1,-1,1,-1,1,-1c296,182,304,186,318,195v1,,1,,1,1c319,199,316,207,310,220v2,3,3,6,5,10c333,231,342,233,342,235xm342,53v,25,,25,,25c342,80,333,82,315,83v-1,4,-3,7,-5,10c316,106,319,114,319,117v,1,,1,-1,1c304,127,296,131,296,131v-1,,-4,-3,-8,-8c283,117,280,113,279,111v-3,,-5,,-6,c272,111,270,111,268,111v-2,2,-5,6,-9,12c254,128,251,131,250,131v,,-7,-4,-22,-13c228,118,228,118,228,117v,-3,3,-11,9,-24c235,90,233,87,231,83,214,82,205,80,205,78v,-25,,-25,,-25c205,51,214,49,231,47v2,-3,4,-6,6,-9c231,25,228,17,228,14v,-1,,-1,,-2c229,12,231,11,235,9v3,-2,7,-4,10,-6c248,1,250,,250,v1,,4,3,9,8c263,14,266,18,268,20v2,,4,,5,c274,20,276,20,279,20,285,12,290,5,295,v1,,1,,1,c296,,304,4,318,12v1,1,1,1,1,2c319,17,316,25,310,38v2,3,3,6,5,9c333,49,342,51,342,53xe" fillcolor="#364455" stroked="f">
                      <v:path arrowok="t" o:connecttype="custom" o:connectlocs="83127,80841;59064,137648;115941,114343;199068,163867;187401,192270;215839,180618;199068,31317;187401,59720;215839,47339;164796,128909;138546,142746;150213,163139;126879,181346;99169,193727;68544,195912;53960,169693;33543,181346;21146,151486;2917,129637;0,101962;22605,94679;14584,67732;36459,45883;64168,53894;94794,31317;102086,53894;129795,45883;150213,69917;142921,95407;166255,101962;229694,193727;231882,219217;203443,213391;188859,222131;166255,217761;149483,189357;172817,160225;171359,139105;188859,138376;203443,147116;231882,142018;229694,167508;249382,56807;232611,85211;210006,89581;195422,80841;166255,85939;168442,60449;168442,34230;166255,8740;182297,0;199068,14566;215839,0;226048,27675" o:connectangles="0,0,0,0,0,0,0,0,0,0,0,0,0,0,0,0,0,0,0,0,0,0,0,0,0,0,0,0,0,0,0,0,0,0,0,0,0,0,0,0,0,0,0,0,0,0,0,0,0,0,0,0,0,0"/>
                      <o:lock v:ext="edit" verticies="t"/>
                      <w10:anchorlock/>
                    </v:shape>
                  </w:pict>
                </mc:Fallback>
              </mc:AlternateContent>
            </w:r>
            <w:r>
              <w:rPr>
                <w:rFonts w:ascii="Tahoma" w:hAnsi="Tahoma" w:cs="Tahoma"/>
                <w:noProof/>
                <w:color w:val="000000" w:themeColor="text1"/>
                <w:sz w:val="18"/>
                <w:szCs w:val="18"/>
              </w:rPr>
              <w:t xml:space="preserve"> </w:t>
            </w:r>
            <w:r w:rsidR="00D919F5">
              <w:rPr>
                <w:rFonts w:asciiTheme="majorHAnsi" w:hAnsiTheme="majorHAnsi" w:cstheme="minorHAnsi"/>
                <w:b/>
                <w:noProof/>
                <w:color w:val="4F81BD"/>
                <w:sz w:val="24"/>
              </w:rPr>
              <w:t>Achievements</w:t>
            </w:r>
          </w:p>
          <w:p w14:paraId="348A25B2" w14:textId="1177533A" w:rsidR="00FE6542" w:rsidRPr="00C77554" w:rsidRDefault="000B7535" w:rsidP="00BB4CEA">
            <w:pPr>
              <w:pStyle w:val="ListParagraph"/>
              <w:numPr>
                <w:ilvl w:val="0"/>
                <w:numId w:val="4"/>
              </w:numPr>
              <w:autoSpaceDN w:val="0"/>
              <w:spacing w:line="276" w:lineRule="auto"/>
              <w:jc w:val="both"/>
              <w:rPr>
                <w:rFonts w:asciiTheme="majorHAnsi" w:hAnsiTheme="majorHAnsi" w:cstheme="minorHAnsi"/>
                <w:color w:val="000000" w:themeColor="text1"/>
                <w:sz w:val="20"/>
                <w:szCs w:val="20"/>
                <w:lang w:eastAsia="en-GB"/>
              </w:rPr>
            </w:pPr>
            <w:proofErr w:type="spellStart"/>
            <w:r w:rsidRPr="000B7535">
              <w:rPr>
                <w:rFonts w:asciiTheme="majorHAnsi" w:hAnsiTheme="majorHAnsi" w:cstheme="minorHAnsi"/>
                <w:b/>
                <w:bCs/>
                <w:color w:val="000000" w:themeColor="text1"/>
                <w:sz w:val="20"/>
                <w:szCs w:val="20"/>
                <w:lang w:eastAsia="en-GB"/>
              </w:rPr>
              <w:t>tcsAI</w:t>
            </w:r>
            <w:proofErr w:type="spellEnd"/>
            <w:r w:rsidRPr="000B7535">
              <w:rPr>
                <w:rFonts w:asciiTheme="majorHAnsi" w:hAnsiTheme="majorHAnsi" w:cstheme="minorHAnsi"/>
                <w:b/>
                <w:bCs/>
                <w:color w:val="000000" w:themeColor="text1"/>
                <w:sz w:val="20"/>
                <w:szCs w:val="20"/>
                <w:lang w:eastAsia="en-GB"/>
              </w:rPr>
              <w:t xml:space="preserve"> </w:t>
            </w:r>
            <w:proofErr w:type="spellStart"/>
            <w:r w:rsidRPr="000B7535">
              <w:rPr>
                <w:rFonts w:asciiTheme="majorHAnsi" w:hAnsiTheme="majorHAnsi" w:cstheme="minorHAnsi"/>
                <w:b/>
                <w:bCs/>
                <w:color w:val="000000" w:themeColor="text1"/>
                <w:sz w:val="20"/>
                <w:szCs w:val="20"/>
                <w:lang w:eastAsia="en-GB"/>
              </w:rPr>
              <w:t>Spark,TCS</w:t>
            </w:r>
            <w:proofErr w:type="spellEnd"/>
            <w:r w:rsidRPr="000B7535">
              <w:rPr>
                <w:rFonts w:asciiTheme="majorHAnsi" w:hAnsiTheme="majorHAnsi" w:cstheme="minorHAnsi"/>
                <w:b/>
                <w:bCs/>
                <w:color w:val="000000" w:themeColor="text1"/>
                <w:sz w:val="20"/>
                <w:szCs w:val="20"/>
                <w:lang w:eastAsia="en-GB"/>
              </w:rPr>
              <w:t xml:space="preserve"> Innovation Awards</w:t>
            </w:r>
            <w:r w:rsidR="00A83DD4">
              <w:rPr>
                <w:rFonts w:asciiTheme="majorHAnsi" w:hAnsiTheme="majorHAnsi" w:cstheme="minorHAnsi"/>
                <w:b/>
                <w:bCs/>
                <w:color w:val="000000" w:themeColor="text1"/>
                <w:sz w:val="20"/>
                <w:szCs w:val="20"/>
                <w:lang w:eastAsia="en-GB"/>
              </w:rPr>
              <w:t xml:space="preserve"> – </w:t>
            </w:r>
            <w:r w:rsidR="001578F1" w:rsidRPr="001578F1">
              <w:rPr>
                <w:rFonts w:asciiTheme="majorHAnsi" w:hAnsiTheme="majorHAnsi" w:cstheme="minorHAnsi"/>
                <w:color w:val="000000" w:themeColor="text1"/>
                <w:sz w:val="20"/>
                <w:szCs w:val="20"/>
                <w:lang w:eastAsia="en-GB"/>
              </w:rPr>
              <w:t xml:space="preserve">recognition for identifying an </w:t>
            </w:r>
            <w:r w:rsidR="001578F1" w:rsidRPr="0006155D">
              <w:rPr>
                <w:rFonts w:asciiTheme="majorHAnsi" w:hAnsiTheme="majorHAnsi" w:cstheme="minorHAnsi"/>
                <w:b/>
                <w:bCs/>
                <w:color w:val="000000" w:themeColor="text1"/>
                <w:sz w:val="20"/>
                <w:szCs w:val="20"/>
                <w:lang w:eastAsia="en-GB"/>
              </w:rPr>
              <w:t>AI-driven</w:t>
            </w:r>
            <w:r w:rsidR="001578F1" w:rsidRPr="001578F1">
              <w:rPr>
                <w:rFonts w:asciiTheme="majorHAnsi" w:hAnsiTheme="majorHAnsi" w:cstheme="minorHAnsi"/>
                <w:color w:val="000000" w:themeColor="text1"/>
                <w:sz w:val="20"/>
                <w:szCs w:val="20"/>
                <w:lang w:eastAsia="en-GB"/>
              </w:rPr>
              <w:t xml:space="preserve"> business use case and proposing an effective solution approach</w:t>
            </w:r>
            <w:r w:rsidR="001578F1">
              <w:rPr>
                <w:rFonts w:asciiTheme="majorHAnsi" w:hAnsiTheme="majorHAnsi" w:cstheme="minorHAnsi"/>
                <w:color w:val="000000" w:themeColor="text1"/>
                <w:sz w:val="20"/>
                <w:szCs w:val="20"/>
                <w:lang w:eastAsia="en-GB"/>
              </w:rPr>
              <w:t>.</w:t>
            </w:r>
          </w:p>
          <w:p w14:paraId="07D036BD" w14:textId="684A504D" w:rsidR="001F0D52" w:rsidRPr="003C7526" w:rsidRDefault="000037DC" w:rsidP="00BB4CEA">
            <w:pPr>
              <w:pStyle w:val="ListParagraph"/>
              <w:numPr>
                <w:ilvl w:val="0"/>
                <w:numId w:val="4"/>
              </w:numPr>
              <w:autoSpaceDN w:val="0"/>
              <w:spacing w:line="276" w:lineRule="auto"/>
              <w:jc w:val="both"/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Theme="majorHAnsi" w:hAnsiTheme="majorHAnsi" w:cstheme="minorHAnsi"/>
                <w:b/>
                <w:bCs/>
                <w:color w:val="000000" w:themeColor="text1"/>
                <w:sz w:val="20"/>
                <w:szCs w:val="20"/>
                <w:lang w:eastAsia="en-GB"/>
              </w:rPr>
              <w:t>On the spot award 2024,2023,</w:t>
            </w:r>
            <w:r w:rsidR="00315CE5">
              <w:rPr>
                <w:rFonts w:asciiTheme="majorHAnsi" w:hAnsiTheme="majorHAnsi" w:cstheme="minorHAnsi"/>
                <w:b/>
                <w:bCs/>
                <w:color w:val="000000" w:themeColor="text1"/>
                <w:sz w:val="20"/>
                <w:szCs w:val="20"/>
                <w:lang w:eastAsia="en-GB"/>
              </w:rPr>
              <w:t>2022</w:t>
            </w:r>
            <w:r w:rsidR="00A83DD4">
              <w:rPr>
                <w:rFonts w:asciiTheme="majorHAnsi" w:hAnsiTheme="majorHAnsi" w:cstheme="minorHAnsi"/>
                <w:b/>
                <w:bCs/>
                <w:color w:val="000000" w:themeColor="text1"/>
                <w:sz w:val="20"/>
                <w:szCs w:val="20"/>
                <w:lang w:eastAsia="en-GB"/>
              </w:rPr>
              <w:t>,2017</w:t>
            </w:r>
            <w:r w:rsidR="003C7526" w:rsidRPr="003C7526"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  <w:t xml:space="preserve"> – </w:t>
            </w:r>
            <w:r w:rsidR="00315CE5" w:rsidRPr="00315CE5">
              <w:rPr>
                <w:rFonts w:asciiTheme="majorHAnsi" w:hAnsiTheme="majorHAnsi" w:cstheme="minorHAnsi"/>
                <w:color w:val="000000" w:themeColor="text1"/>
                <w:sz w:val="20"/>
                <w:szCs w:val="20"/>
                <w:lang w:eastAsia="en-GB"/>
              </w:rPr>
              <w:t>Awards for Excellence</w:t>
            </w:r>
          </w:p>
          <w:p w14:paraId="770592F5" w14:textId="77777777" w:rsidR="00F74821" w:rsidRPr="00CE1C01" w:rsidRDefault="00315CE5" w:rsidP="00B112AA">
            <w:pPr>
              <w:pStyle w:val="ListParagraph"/>
              <w:numPr>
                <w:ilvl w:val="0"/>
                <w:numId w:val="4"/>
              </w:numPr>
              <w:autoSpaceDN w:val="0"/>
              <w:spacing w:line="276" w:lineRule="auto"/>
              <w:jc w:val="both"/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Theme="majorHAnsi" w:hAnsiTheme="majorHAnsi" w:cstheme="minorHAnsi"/>
                <w:b/>
                <w:bCs/>
                <w:color w:val="000000" w:themeColor="text1"/>
                <w:sz w:val="20"/>
                <w:szCs w:val="20"/>
                <w:lang w:eastAsia="en-GB"/>
              </w:rPr>
              <w:t>Contextual master award</w:t>
            </w:r>
            <w:r w:rsidR="003C7526" w:rsidRPr="003C7526"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  <w:t xml:space="preserve"> – </w:t>
            </w:r>
            <w:r w:rsidR="005C1058">
              <w:rPr>
                <w:rFonts w:asciiTheme="majorHAnsi" w:hAnsiTheme="majorHAnsi" w:cstheme="minorHAnsi"/>
                <w:color w:val="000000" w:themeColor="text1"/>
                <w:sz w:val="20"/>
                <w:szCs w:val="20"/>
                <w:lang w:eastAsia="en-GB"/>
              </w:rPr>
              <w:t xml:space="preserve">For </w:t>
            </w:r>
            <w:r w:rsidR="003D2FC3">
              <w:rPr>
                <w:rFonts w:asciiTheme="majorHAnsi" w:hAnsiTheme="majorHAnsi" w:cstheme="minorHAnsi"/>
                <w:color w:val="000000" w:themeColor="text1"/>
                <w:sz w:val="20"/>
                <w:szCs w:val="20"/>
                <w:lang w:eastAsia="en-GB"/>
              </w:rPr>
              <w:t xml:space="preserve">a </w:t>
            </w:r>
            <w:r w:rsidR="0006155D">
              <w:rPr>
                <w:rFonts w:asciiTheme="majorHAnsi" w:hAnsiTheme="majorHAnsi" w:cstheme="minorHAnsi"/>
                <w:color w:val="000000" w:themeColor="text1"/>
                <w:sz w:val="20"/>
                <w:szCs w:val="20"/>
                <w:lang w:eastAsia="en-GB"/>
              </w:rPr>
              <w:t>business-critical</w:t>
            </w:r>
            <w:r w:rsidR="003D2FC3">
              <w:rPr>
                <w:rFonts w:asciiTheme="majorHAnsi" w:hAnsiTheme="majorHAnsi" w:cstheme="minorHAnsi"/>
                <w:color w:val="000000" w:themeColor="text1"/>
                <w:sz w:val="20"/>
                <w:szCs w:val="20"/>
                <w:lang w:eastAsia="en-GB"/>
              </w:rPr>
              <w:t xml:space="preserve"> automation development.</w:t>
            </w:r>
            <w:r w:rsidR="005C1058">
              <w:rPr>
                <w:rFonts w:asciiTheme="majorHAnsi" w:hAnsiTheme="majorHAnsi" w:cstheme="minorHAnsi"/>
                <w:color w:val="000000" w:themeColor="text1"/>
                <w:sz w:val="20"/>
                <w:szCs w:val="20"/>
                <w:lang w:eastAsia="en-GB"/>
              </w:rPr>
              <w:t xml:space="preserve"> </w:t>
            </w:r>
          </w:p>
          <w:p w14:paraId="5AFAF788" w14:textId="3B350840" w:rsidR="00CE1C01" w:rsidRPr="00A25AE8" w:rsidRDefault="00CE1C01" w:rsidP="00CE1C01">
            <w:pPr>
              <w:pStyle w:val="ListParagraph"/>
              <w:autoSpaceDN w:val="0"/>
              <w:spacing w:line="276" w:lineRule="auto"/>
              <w:jc w:val="both"/>
              <w:rPr>
                <w:rFonts w:asciiTheme="majorHAnsi" w:hAnsiTheme="majorHAnsi" w:cstheme="minorHAnsi"/>
                <w:bCs/>
                <w:color w:val="000000" w:themeColor="text1"/>
                <w:sz w:val="20"/>
                <w:szCs w:val="20"/>
                <w:lang w:eastAsia="en-GB"/>
              </w:rPr>
            </w:pPr>
          </w:p>
        </w:tc>
      </w:tr>
      <w:tr w:rsidR="00884284" w:rsidRPr="00A25AE8" w14:paraId="7107CD0B" w14:textId="77777777" w:rsidTr="00E641FD">
        <w:trPr>
          <w:gridAfter w:val="1"/>
          <w:wAfter w:w="169" w:type="dxa"/>
          <w:trHeight w:val="1755"/>
        </w:trPr>
        <w:tc>
          <w:tcPr>
            <w:tcW w:w="11416" w:type="dxa"/>
            <w:gridSpan w:val="4"/>
            <w:shd w:val="clear" w:color="auto" w:fill="4F81BD"/>
          </w:tcPr>
          <w:p w14:paraId="787DB6B4" w14:textId="63FA8630" w:rsidR="00CE1C01" w:rsidRPr="00CE1C01" w:rsidRDefault="00CE1C01" w:rsidP="00461E84">
            <w:pPr>
              <w:pStyle w:val="ListParagraph"/>
              <w:numPr>
                <w:ilvl w:val="0"/>
                <w:numId w:val="3"/>
              </w:numPr>
              <w:pBdr>
                <w:bottom w:val="single" w:sz="8" w:space="1" w:color="FFFFFF" w:themeColor="background1"/>
              </w:pBdr>
              <w:spacing w:before="240" w:after="200" w:line="276" w:lineRule="auto"/>
              <w:ind w:left="150" w:right="245"/>
              <w:rPr>
                <w:rFonts w:asciiTheme="majorHAnsi" w:hAnsiTheme="majorHAnsi" w:cstheme="minorHAnsi"/>
                <w:noProof/>
                <w:color w:val="FFFFFF" w:themeColor="background1"/>
                <w:sz w:val="12"/>
              </w:rPr>
            </w:pPr>
            <w:r w:rsidRPr="00CE1C01">
              <w:rPr>
                <w:rFonts w:asciiTheme="majorHAnsi" w:hAnsiTheme="majorHAnsi" w:cstheme="minorHAnsi"/>
                <w:b/>
                <w:noProof/>
                <w:color w:val="FFFFFF" w:themeColor="background1"/>
                <w:sz w:val="24"/>
              </w:rPr>
              <w:lastRenderedPageBreak/>
              <w:t>PERSONAL DETAILS</w:t>
            </w:r>
          </w:p>
          <w:p w14:paraId="09D711D4" w14:textId="77777777" w:rsidR="00CE1C01" w:rsidRPr="00A25AE8" w:rsidRDefault="00CE1C01" w:rsidP="00CE1C01">
            <w:pPr>
              <w:spacing w:line="37" w:lineRule="exact"/>
              <w:rPr>
                <w:rFonts w:asciiTheme="majorHAnsi" w:eastAsia="Times New Roman" w:hAnsiTheme="majorHAnsi" w:cstheme="minorHAnsi"/>
                <w:color w:val="FFFFFF" w:themeColor="background1"/>
                <w:sz w:val="20"/>
                <w:szCs w:val="20"/>
              </w:rPr>
            </w:pPr>
          </w:p>
          <w:p w14:paraId="1AD39E00" w14:textId="77777777" w:rsidR="00CE1C01" w:rsidRPr="001B4E0D" w:rsidRDefault="00CE1C01" w:rsidP="00CE1C01">
            <w:pPr>
              <w:pStyle w:val="ListParagraph"/>
              <w:numPr>
                <w:ilvl w:val="0"/>
                <w:numId w:val="2"/>
              </w:numPr>
              <w:spacing w:after="200" w:line="276" w:lineRule="auto"/>
              <w:ind w:left="360"/>
              <w:rPr>
                <w:rFonts w:asciiTheme="majorHAnsi" w:hAnsiTheme="majorHAnsi" w:cs="Tahoma"/>
                <w:bCs/>
                <w:color w:val="FFFFFF" w:themeColor="background1"/>
                <w:spacing w:val="-2"/>
                <w:sz w:val="20"/>
                <w:szCs w:val="20"/>
              </w:rPr>
            </w:pPr>
            <w:r w:rsidRPr="001B4E0D">
              <w:rPr>
                <w:rFonts w:asciiTheme="majorHAnsi" w:hAnsiTheme="majorHAnsi" w:cs="Tahoma"/>
                <w:b/>
                <w:color w:val="FFFFFF" w:themeColor="background1"/>
                <w:spacing w:val="-2"/>
                <w:sz w:val="20"/>
                <w:szCs w:val="20"/>
              </w:rPr>
              <w:t>Date of Birth</w:t>
            </w:r>
            <w:r w:rsidRPr="00A606A0">
              <w:rPr>
                <w:rFonts w:asciiTheme="majorHAnsi" w:hAnsiTheme="majorHAnsi" w:cs="Tahoma"/>
                <w:b/>
                <w:color w:val="FFFFFF" w:themeColor="background1"/>
                <w:spacing w:val="-2"/>
                <w:sz w:val="20"/>
                <w:szCs w:val="20"/>
              </w:rPr>
              <w:t xml:space="preserve">: </w:t>
            </w:r>
            <w:r w:rsidRPr="001B4E0D">
              <w:rPr>
                <w:rFonts w:asciiTheme="majorHAnsi" w:hAnsiTheme="majorHAnsi" w:cs="Tahoma"/>
                <w:bCs/>
                <w:color w:val="FFFFFF" w:themeColor="background1"/>
                <w:spacing w:val="-2"/>
                <w:sz w:val="20"/>
                <w:szCs w:val="20"/>
              </w:rPr>
              <w:t>15</w:t>
            </w:r>
            <w:r w:rsidRPr="001B4E0D">
              <w:rPr>
                <w:rFonts w:asciiTheme="majorHAnsi" w:hAnsiTheme="majorHAnsi" w:cs="Tahoma"/>
                <w:bCs/>
                <w:color w:val="FFFFFF" w:themeColor="background1"/>
                <w:spacing w:val="-2"/>
                <w:sz w:val="20"/>
                <w:szCs w:val="20"/>
                <w:vertAlign w:val="superscript"/>
              </w:rPr>
              <w:t>th</w:t>
            </w:r>
            <w:r w:rsidRPr="001B4E0D">
              <w:rPr>
                <w:rFonts w:asciiTheme="majorHAnsi" w:hAnsiTheme="majorHAnsi" w:cs="Tahoma"/>
                <w:bCs/>
                <w:color w:val="FFFFFF" w:themeColor="background1"/>
                <w:spacing w:val="-2"/>
                <w:sz w:val="20"/>
                <w:szCs w:val="20"/>
              </w:rPr>
              <w:t xml:space="preserve"> May 1992</w:t>
            </w:r>
          </w:p>
          <w:p w14:paraId="2502C56F" w14:textId="77777777" w:rsidR="00CE1C01" w:rsidRPr="00CE1C01" w:rsidRDefault="00CE1C01" w:rsidP="00CE1C01">
            <w:pPr>
              <w:pStyle w:val="ListParagraph"/>
              <w:numPr>
                <w:ilvl w:val="0"/>
                <w:numId w:val="2"/>
              </w:numPr>
              <w:spacing w:after="200" w:line="276" w:lineRule="auto"/>
              <w:ind w:left="360"/>
              <w:rPr>
                <w:rFonts w:asciiTheme="majorHAnsi" w:hAnsiTheme="majorHAnsi" w:cstheme="minorHAnsi"/>
                <w:color w:val="FFFFFF" w:themeColor="background1"/>
                <w:sz w:val="20"/>
                <w:szCs w:val="20"/>
              </w:rPr>
            </w:pPr>
            <w:r w:rsidRPr="00A606A0">
              <w:rPr>
                <w:rFonts w:asciiTheme="majorHAnsi" w:hAnsiTheme="majorHAnsi" w:cs="Tahoma"/>
                <w:b/>
                <w:color w:val="FFFFFF" w:themeColor="background1"/>
                <w:spacing w:val="-2"/>
                <w:sz w:val="20"/>
                <w:szCs w:val="20"/>
              </w:rPr>
              <w:t>Languages Known:</w:t>
            </w:r>
            <w:r w:rsidRPr="001B4E0D">
              <w:rPr>
                <w:rFonts w:asciiTheme="majorHAnsi" w:hAnsiTheme="majorHAnsi" w:cs="Tahoma"/>
                <w:bCs/>
                <w:color w:val="FFFFFF" w:themeColor="background1"/>
                <w:spacing w:val="-2"/>
                <w:sz w:val="20"/>
                <w:szCs w:val="20"/>
              </w:rPr>
              <w:t xml:space="preserve"> English, Telugu</w:t>
            </w:r>
          </w:p>
          <w:p w14:paraId="095DDD84" w14:textId="7660B36F" w:rsidR="001926A7" w:rsidRPr="00497978" w:rsidRDefault="00CE1C01" w:rsidP="00CE1C01">
            <w:pPr>
              <w:pStyle w:val="ListParagraph"/>
              <w:numPr>
                <w:ilvl w:val="0"/>
                <w:numId w:val="2"/>
              </w:numPr>
              <w:spacing w:after="200" w:line="276" w:lineRule="auto"/>
              <w:ind w:left="360"/>
              <w:rPr>
                <w:rFonts w:asciiTheme="majorHAnsi" w:hAnsiTheme="majorHAnsi" w:cstheme="minorHAnsi"/>
                <w:color w:val="FFFFFF" w:themeColor="background1"/>
                <w:sz w:val="20"/>
                <w:szCs w:val="20"/>
              </w:rPr>
            </w:pPr>
            <w:r>
              <w:rPr>
                <w:rFonts w:asciiTheme="majorHAnsi" w:hAnsiTheme="majorHAnsi" w:cs="Tahoma"/>
                <w:b/>
                <w:color w:val="FFFFFF" w:themeColor="background1"/>
                <w:spacing w:val="-2"/>
                <w:sz w:val="20"/>
                <w:szCs w:val="20"/>
              </w:rPr>
              <w:t xml:space="preserve">Hobbies: </w:t>
            </w:r>
            <w:r w:rsidRPr="001B4E0D">
              <w:rPr>
                <w:rFonts w:asciiTheme="majorHAnsi" w:hAnsiTheme="majorHAnsi" w:cs="Tahoma"/>
                <w:bCs/>
                <w:color w:val="FFFFFF" w:themeColor="background1"/>
                <w:spacing w:val="-2"/>
                <w:sz w:val="20"/>
                <w:szCs w:val="20"/>
              </w:rPr>
              <w:t>I love sports. I play badminton, cricket</w:t>
            </w:r>
            <w:r w:rsidR="0089601B" w:rsidRPr="001B4E0D">
              <w:rPr>
                <w:rFonts w:asciiTheme="majorHAnsi" w:hAnsiTheme="majorHAnsi" w:cs="Tahoma"/>
                <w:bCs/>
                <w:color w:val="FFFFFF" w:themeColor="background1"/>
                <w:spacing w:val="-2"/>
                <w:sz w:val="20"/>
                <w:szCs w:val="20"/>
              </w:rPr>
              <w:t>, and table</w:t>
            </w:r>
            <w:r w:rsidRPr="001B4E0D">
              <w:rPr>
                <w:rFonts w:asciiTheme="majorHAnsi" w:hAnsiTheme="majorHAnsi" w:cs="Tahoma"/>
                <w:bCs/>
                <w:color w:val="FFFFFF" w:themeColor="background1"/>
                <w:spacing w:val="-2"/>
                <w:sz w:val="20"/>
                <w:szCs w:val="20"/>
              </w:rPr>
              <w:t xml:space="preserve"> tennis.</w:t>
            </w:r>
            <w:r w:rsidR="00BD0932" w:rsidRPr="001B4E0D">
              <w:rPr>
                <w:rFonts w:asciiTheme="majorHAnsi" w:hAnsiTheme="majorHAnsi" w:cs="Tahoma"/>
                <w:bCs/>
                <w:color w:val="FFFFFF" w:themeColor="background1"/>
                <w:spacing w:val="-2"/>
                <w:sz w:val="20"/>
                <w:szCs w:val="20"/>
              </w:rPr>
              <w:t xml:space="preserve"> These activities help </w:t>
            </w:r>
            <w:r w:rsidR="00174A06" w:rsidRPr="001B4E0D">
              <w:rPr>
                <w:rFonts w:asciiTheme="majorHAnsi" w:hAnsiTheme="majorHAnsi" w:cs="Tahoma"/>
                <w:bCs/>
                <w:color w:val="FFFFFF" w:themeColor="background1"/>
                <w:spacing w:val="-2"/>
                <w:sz w:val="20"/>
                <w:szCs w:val="20"/>
              </w:rPr>
              <w:t>build</w:t>
            </w:r>
            <w:r w:rsidR="00BD0932" w:rsidRPr="001B4E0D">
              <w:rPr>
                <w:rFonts w:asciiTheme="majorHAnsi" w:hAnsiTheme="majorHAnsi" w:cs="Tahoma"/>
                <w:bCs/>
                <w:color w:val="FFFFFF" w:themeColor="background1"/>
                <w:spacing w:val="-2"/>
                <w:sz w:val="20"/>
                <w:szCs w:val="20"/>
              </w:rPr>
              <w:t xml:space="preserve"> </w:t>
            </w:r>
            <w:r w:rsidR="001B4E0D" w:rsidRPr="001B4E0D">
              <w:rPr>
                <w:rFonts w:asciiTheme="majorHAnsi" w:hAnsiTheme="majorHAnsi" w:cs="Tahoma"/>
                <w:bCs/>
                <w:color w:val="FFFFFF" w:themeColor="background1"/>
                <w:spacing w:val="-2"/>
                <w:sz w:val="20"/>
                <w:szCs w:val="20"/>
              </w:rPr>
              <w:t>focus and</w:t>
            </w:r>
            <w:r w:rsidR="00174A06" w:rsidRPr="001B4E0D">
              <w:rPr>
                <w:rFonts w:asciiTheme="majorHAnsi" w:hAnsiTheme="majorHAnsi" w:cs="Tahoma"/>
                <w:bCs/>
                <w:color w:val="FFFFFF" w:themeColor="background1"/>
                <w:spacing w:val="-2"/>
                <w:sz w:val="20"/>
                <w:szCs w:val="20"/>
              </w:rPr>
              <w:t xml:space="preserve"> discipline.</w:t>
            </w:r>
          </w:p>
        </w:tc>
      </w:tr>
    </w:tbl>
    <w:p w14:paraId="3EE33290" w14:textId="396D1949" w:rsidR="00BD4D7F" w:rsidRPr="000D704D" w:rsidRDefault="00BD4D7F" w:rsidP="00047B90">
      <w:pPr>
        <w:tabs>
          <w:tab w:val="left" w:pos="6855"/>
        </w:tabs>
        <w:rPr>
          <w:rFonts w:asciiTheme="majorHAnsi" w:hAnsiTheme="majorHAnsi" w:cs="Mongolian Baiti"/>
          <w:sz w:val="20"/>
          <w:szCs w:val="20"/>
        </w:rPr>
      </w:pPr>
    </w:p>
    <w:sectPr w:rsidR="00BD4D7F" w:rsidRPr="000D704D" w:rsidSect="0090726C">
      <w:footerReference w:type="even" r:id="rId10"/>
      <w:footerReference w:type="default" r:id="rId11"/>
      <w:footerReference w:type="first" r:id="rId12"/>
      <w:pgSz w:w="12240" w:h="15840"/>
      <w:pgMar w:top="90" w:right="0" w:bottom="0" w:left="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CCF5FD" w14:textId="77777777" w:rsidR="002A6EC1" w:rsidRDefault="002A6EC1" w:rsidP="006F11C6">
      <w:pPr>
        <w:spacing w:after="0" w:line="240" w:lineRule="auto"/>
      </w:pPr>
      <w:r>
        <w:separator/>
      </w:r>
    </w:p>
  </w:endnote>
  <w:endnote w:type="continuationSeparator" w:id="0">
    <w:p w14:paraId="6FB0078A" w14:textId="77777777" w:rsidR="002A6EC1" w:rsidRDefault="002A6EC1" w:rsidP="006F11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Noto IKEA Latin">
    <w:panose1 w:val="020B0502040504020204"/>
    <w:charset w:val="00"/>
    <w:family w:val="swiss"/>
    <w:pitch w:val="variable"/>
    <w:sig w:usb0="A00002FF" w:usb1="0000201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78D358" w14:textId="7AC36EC8" w:rsidR="006F11C6" w:rsidRDefault="006F11C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67DDA67" wp14:editId="15B8C20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6985" b="0"/>
              <wp:wrapNone/>
              <wp:docPr id="710649582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0BE1253" w14:textId="26D1C8FB" w:rsidR="006F11C6" w:rsidRPr="006F11C6" w:rsidRDefault="006F11C6" w:rsidP="006F11C6">
                          <w:pPr>
                            <w:spacing w:after="0"/>
                            <w:rPr>
                              <w:rFonts w:ascii="Noto IKEA Latin" w:eastAsia="Noto IKEA Latin" w:hAnsi="Noto IKEA Latin" w:cs="Noto IKEA Latin"/>
                              <w:noProof/>
                              <w:color w:val="5A5A5A"/>
                              <w:sz w:val="16"/>
                              <w:szCs w:val="16"/>
                            </w:rPr>
                          </w:pPr>
                          <w:r w:rsidRPr="006F11C6">
                            <w:rPr>
                              <w:rFonts w:ascii="Noto IKEA Latin" w:eastAsia="Noto IKEA Latin" w:hAnsi="Noto IKEA Latin" w:cs="Noto IKEA Latin"/>
                              <w:noProof/>
                              <w:color w:val="5A5A5A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7DDA6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34.95pt;height:34.9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" filled="f" stroked="f">
              <v:textbox style="mso-fit-shape-to-text:t" inset="0,0,0,15pt">
                <w:txbxContent>
                  <w:p w14:paraId="50BE1253" w14:textId="26D1C8FB" w:rsidR="006F11C6" w:rsidRPr="006F11C6" w:rsidRDefault="006F11C6" w:rsidP="006F11C6">
                    <w:pPr>
                      <w:spacing w:after="0"/>
                      <w:rPr>
                        <w:rFonts w:ascii="Noto IKEA Latin" w:eastAsia="Noto IKEA Latin" w:hAnsi="Noto IKEA Latin" w:cs="Noto IKEA Latin"/>
                        <w:noProof/>
                        <w:color w:val="5A5A5A"/>
                        <w:sz w:val="16"/>
                        <w:szCs w:val="16"/>
                      </w:rPr>
                    </w:pPr>
                    <w:r w:rsidRPr="006F11C6">
                      <w:rPr>
                        <w:rFonts w:ascii="Noto IKEA Latin" w:eastAsia="Noto IKEA Latin" w:hAnsi="Noto IKEA Latin" w:cs="Noto IKEA Latin"/>
                        <w:noProof/>
                        <w:color w:val="5A5A5A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E032E" w14:textId="3733CC1F" w:rsidR="006F11C6" w:rsidRDefault="006F11C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92A94F5" wp14:editId="7F56F3DD">
              <wp:simplePos x="0" y="9432388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6985" b="0"/>
              <wp:wrapNone/>
              <wp:docPr id="1567111379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2AE27B" w14:textId="513F68AA" w:rsidR="006F11C6" w:rsidRPr="006F11C6" w:rsidRDefault="006F11C6" w:rsidP="006F11C6">
                          <w:pPr>
                            <w:spacing w:after="0"/>
                            <w:rPr>
                              <w:rFonts w:ascii="Noto IKEA Latin" w:eastAsia="Noto IKEA Latin" w:hAnsi="Noto IKEA Latin" w:cs="Noto IKEA Latin"/>
                              <w:noProof/>
                              <w:color w:val="5A5A5A"/>
                              <w:sz w:val="16"/>
                              <w:szCs w:val="16"/>
                            </w:rPr>
                          </w:pPr>
                          <w:r w:rsidRPr="006F11C6">
                            <w:rPr>
                              <w:rFonts w:ascii="Noto IKEA Latin" w:eastAsia="Noto IKEA Latin" w:hAnsi="Noto IKEA Latin" w:cs="Noto IKEA Latin"/>
                              <w:noProof/>
                              <w:color w:val="5A5A5A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2A94F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34.95pt;height:34.9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" filled="f" stroked="f">
              <v:textbox style="mso-fit-shape-to-text:t" inset="0,0,0,15pt">
                <w:txbxContent>
                  <w:p w14:paraId="5D2AE27B" w14:textId="513F68AA" w:rsidR="006F11C6" w:rsidRPr="006F11C6" w:rsidRDefault="006F11C6" w:rsidP="006F11C6">
                    <w:pPr>
                      <w:spacing w:after="0"/>
                      <w:rPr>
                        <w:rFonts w:ascii="Noto IKEA Latin" w:eastAsia="Noto IKEA Latin" w:hAnsi="Noto IKEA Latin" w:cs="Noto IKEA Latin"/>
                        <w:noProof/>
                        <w:color w:val="5A5A5A"/>
                        <w:sz w:val="16"/>
                        <w:szCs w:val="16"/>
                      </w:rPr>
                    </w:pPr>
                    <w:r w:rsidRPr="006F11C6">
                      <w:rPr>
                        <w:rFonts w:ascii="Noto IKEA Latin" w:eastAsia="Noto IKEA Latin" w:hAnsi="Noto IKEA Latin" w:cs="Noto IKEA Latin"/>
                        <w:noProof/>
                        <w:color w:val="5A5A5A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82352" w14:textId="433D1640" w:rsidR="006F11C6" w:rsidRDefault="006F11C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98B72FD" wp14:editId="7FF25EA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6985" b="0"/>
              <wp:wrapNone/>
              <wp:docPr id="688851380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425A999" w14:textId="03E800AB" w:rsidR="006F11C6" w:rsidRPr="006F11C6" w:rsidRDefault="006F11C6" w:rsidP="006F11C6">
                          <w:pPr>
                            <w:spacing w:after="0"/>
                            <w:rPr>
                              <w:rFonts w:ascii="Noto IKEA Latin" w:eastAsia="Noto IKEA Latin" w:hAnsi="Noto IKEA Latin" w:cs="Noto IKEA Latin"/>
                              <w:noProof/>
                              <w:color w:val="5A5A5A"/>
                              <w:sz w:val="16"/>
                              <w:szCs w:val="16"/>
                            </w:rPr>
                          </w:pPr>
                          <w:r w:rsidRPr="006F11C6">
                            <w:rPr>
                              <w:rFonts w:ascii="Noto IKEA Latin" w:eastAsia="Noto IKEA Latin" w:hAnsi="Noto IKEA Latin" w:cs="Noto IKEA Latin"/>
                              <w:noProof/>
                              <w:color w:val="5A5A5A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8B72F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34.95pt;height:34.9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" filled="f" stroked="f">
              <v:textbox style="mso-fit-shape-to-text:t" inset="0,0,0,15pt">
                <w:txbxContent>
                  <w:p w14:paraId="1425A999" w14:textId="03E800AB" w:rsidR="006F11C6" w:rsidRPr="006F11C6" w:rsidRDefault="006F11C6" w:rsidP="006F11C6">
                    <w:pPr>
                      <w:spacing w:after="0"/>
                      <w:rPr>
                        <w:rFonts w:ascii="Noto IKEA Latin" w:eastAsia="Noto IKEA Latin" w:hAnsi="Noto IKEA Latin" w:cs="Noto IKEA Latin"/>
                        <w:noProof/>
                        <w:color w:val="5A5A5A"/>
                        <w:sz w:val="16"/>
                        <w:szCs w:val="16"/>
                      </w:rPr>
                    </w:pPr>
                    <w:r w:rsidRPr="006F11C6">
                      <w:rPr>
                        <w:rFonts w:ascii="Noto IKEA Latin" w:eastAsia="Noto IKEA Latin" w:hAnsi="Noto IKEA Latin" w:cs="Noto IKEA Latin"/>
                        <w:noProof/>
                        <w:color w:val="5A5A5A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D153C2" w14:textId="77777777" w:rsidR="002A6EC1" w:rsidRDefault="002A6EC1" w:rsidP="006F11C6">
      <w:pPr>
        <w:spacing w:after="0" w:line="240" w:lineRule="auto"/>
      </w:pPr>
      <w:r>
        <w:separator/>
      </w:r>
    </w:p>
  </w:footnote>
  <w:footnote w:type="continuationSeparator" w:id="0">
    <w:p w14:paraId="4533A527" w14:textId="77777777" w:rsidR="002A6EC1" w:rsidRDefault="002A6EC1" w:rsidP="006F11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E90C13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842237"/>
    <w:multiLevelType w:val="multilevel"/>
    <w:tmpl w:val="B51C7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202DEA"/>
    <w:multiLevelType w:val="multilevel"/>
    <w:tmpl w:val="6292E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332230"/>
    <w:multiLevelType w:val="multilevel"/>
    <w:tmpl w:val="713A1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9D500A"/>
    <w:multiLevelType w:val="multilevel"/>
    <w:tmpl w:val="A75E6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5D75F4"/>
    <w:multiLevelType w:val="multilevel"/>
    <w:tmpl w:val="DFE4B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67191F"/>
    <w:multiLevelType w:val="multilevel"/>
    <w:tmpl w:val="DA0CA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C97F20"/>
    <w:multiLevelType w:val="hybridMultilevel"/>
    <w:tmpl w:val="E640B8CA"/>
    <w:lvl w:ilvl="0" w:tplc="04090009">
      <w:start w:val="1"/>
      <w:numFmt w:val="bullet"/>
      <w:lvlText w:val=""/>
      <w:lvlJc w:val="left"/>
      <w:pPr>
        <w:ind w:left="367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7" w:hanging="360"/>
      </w:pPr>
      <w:rPr>
        <w:rFonts w:ascii="Wingdings" w:hAnsi="Wingdings" w:hint="default"/>
      </w:rPr>
    </w:lvl>
  </w:abstractNum>
  <w:abstractNum w:abstractNumId="8" w15:restartNumberingAfterBreak="0">
    <w:nsid w:val="3FCD6B21"/>
    <w:multiLevelType w:val="multilevel"/>
    <w:tmpl w:val="54F84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8A72D4"/>
    <w:multiLevelType w:val="multilevel"/>
    <w:tmpl w:val="0396D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785C83"/>
    <w:multiLevelType w:val="multilevel"/>
    <w:tmpl w:val="B4C8F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196296"/>
    <w:multiLevelType w:val="multilevel"/>
    <w:tmpl w:val="DCB6E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086B2B"/>
    <w:multiLevelType w:val="multilevel"/>
    <w:tmpl w:val="627CB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EE632B"/>
    <w:multiLevelType w:val="hybridMultilevel"/>
    <w:tmpl w:val="59CC4554"/>
    <w:lvl w:ilvl="0" w:tplc="40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61DD30C6"/>
    <w:multiLevelType w:val="multilevel"/>
    <w:tmpl w:val="D286F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5657995"/>
    <w:multiLevelType w:val="multilevel"/>
    <w:tmpl w:val="517EA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686CEE"/>
    <w:multiLevelType w:val="multilevel"/>
    <w:tmpl w:val="79D66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831C3B"/>
    <w:multiLevelType w:val="hybridMultilevel"/>
    <w:tmpl w:val="58EA7E1A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48107717">
    <w:abstractNumId w:val="7"/>
  </w:num>
  <w:num w:numId="2" w16cid:durableId="1494563941">
    <w:abstractNumId w:val="13"/>
  </w:num>
  <w:num w:numId="3" w16cid:durableId="12802260">
    <w:abstractNumId w:val="17"/>
  </w:num>
  <w:num w:numId="4" w16cid:durableId="1092818783">
    <w:abstractNumId w:val="8"/>
  </w:num>
  <w:num w:numId="5" w16cid:durableId="2140224392">
    <w:abstractNumId w:val="0"/>
  </w:num>
  <w:num w:numId="6" w16cid:durableId="1814981271">
    <w:abstractNumId w:val="4"/>
  </w:num>
  <w:num w:numId="7" w16cid:durableId="1537963757">
    <w:abstractNumId w:val="12"/>
  </w:num>
  <w:num w:numId="8" w16cid:durableId="207180991">
    <w:abstractNumId w:val="5"/>
  </w:num>
  <w:num w:numId="9" w16cid:durableId="1160806137">
    <w:abstractNumId w:val="10"/>
  </w:num>
  <w:num w:numId="10" w16cid:durableId="115414276">
    <w:abstractNumId w:val="16"/>
  </w:num>
  <w:num w:numId="11" w16cid:durableId="150606142">
    <w:abstractNumId w:val="3"/>
  </w:num>
  <w:num w:numId="12" w16cid:durableId="2061325400">
    <w:abstractNumId w:val="2"/>
  </w:num>
  <w:num w:numId="13" w16cid:durableId="1130395714">
    <w:abstractNumId w:val="15"/>
  </w:num>
  <w:num w:numId="14" w16cid:durableId="1899827782">
    <w:abstractNumId w:val="9"/>
  </w:num>
  <w:num w:numId="15" w16cid:durableId="23141404">
    <w:abstractNumId w:val="6"/>
  </w:num>
  <w:num w:numId="16" w16cid:durableId="872840646">
    <w:abstractNumId w:val="1"/>
  </w:num>
  <w:num w:numId="17" w16cid:durableId="692536217">
    <w:abstractNumId w:val="11"/>
  </w:num>
  <w:num w:numId="18" w16cid:durableId="159930217">
    <w:abstractNumId w:val="14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YzNTAxMjU3MLIwMTJT0lEKTi0uzszPAymwqAUAjnoTwywAAAA="/>
  </w:docVars>
  <w:rsids>
    <w:rsidRoot w:val="00D070C7"/>
    <w:rsid w:val="000037DC"/>
    <w:rsid w:val="000043A4"/>
    <w:rsid w:val="000048E0"/>
    <w:rsid w:val="000066F6"/>
    <w:rsid w:val="00012114"/>
    <w:rsid w:val="000126F3"/>
    <w:rsid w:val="0002017B"/>
    <w:rsid w:val="00023419"/>
    <w:rsid w:val="00024A52"/>
    <w:rsid w:val="00025738"/>
    <w:rsid w:val="00030CA8"/>
    <w:rsid w:val="00030F2A"/>
    <w:rsid w:val="00031352"/>
    <w:rsid w:val="00035AAA"/>
    <w:rsid w:val="000417DF"/>
    <w:rsid w:val="00043F44"/>
    <w:rsid w:val="0004403F"/>
    <w:rsid w:val="00045381"/>
    <w:rsid w:val="00045C22"/>
    <w:rsid w:val="00045E0F"/>
    <w:rsid w:val="00047B90"/>
    <w:rsid w:val="0005122E"/>
    <w:rsid w:val="00051E47"/>
    <w:rsid w:val="00051F67"/>
    <w:rsid w:val="00053758"/>
    <w:rsid w:val="00054217"/>
    <w:rsid w:val="0006155D"/>
    <w:rsid w:val="00061B4C"/>
    <w:rsid w:val="00065F42"/>
    <w:rsid w:val="00067153"/>
    <w:rsid w:val="000715E2"/>
    <w:rsid w:val="000726BA"/>
    <w:rsid w:val="00076495"/>
    <w:rsid w:val="000770C9"/>
    <w:rsid w:val="0008027A"/>
    <w:rsid w:val="000814B6"/>
    <w:rsid w:val="000829C0"/>
    <w:rsid w:val="000837C0"/>
    <w:rsid w:val="000910D1"/>
    <w:rsid w:val="000937E0"/>
    <w:rsid w:val="0009391E"/>
    <w:rsid w:val="00094F04"/>
    <w:rsid w:val="00097C47"/>
    <w:rsid w:val="000A02D2"/>
    <w:rsid w:val="000A0E24"/>
    <w:rsid w:val="000A299B"/>
    <w:rsid w:val="000A7F43"/>
    <w:rsid w:val="000B47A5"/>
    <w:rsid w:val="000B6DED"/>
    <w:rsid w:val="000B7535"/>
    <w:rsid w:val="000C2782"/>
    <w:rsid w:val="000C463F"/>
    <w:rsid w:val="000C5C71"/>
    <w:rsid w:val="000C6BAE"/>
    <w:rsid w:val="000D1B0B"/>
    <w:rsid w:val="000D1D44"/>
    <w:rsid w:val="000D2770"/>
    <w:rsid w:val="000D5E03"/>
    <w:rsid w:val="000D704D"/>
    <w:rsid w:val="000D7F48"/>
    <w:rsid w:val="000E25DA"/>
    <w:rsid w:val="000E2BC2"/>
    <w:rsid w:val="000E3483"/>
    <w:rsid w:val="000E4A2D"/>
    <w:rsid w:val="000F189D"/>
    <w:rsid w:val="000F2A9F"/>
    <w:rsid w:val="000F756F"/>
    <w:rsid w:val="00100691"/>
    <w:rsid w:val="001036C1"/>
    <w:rsid w:val="00104C9E"/>
    <w:rsid w:val="00105FD3"/>
    <w:rsid w:val="00110C6A"/>
    <w:rsid w:val="00111D9E"/>
    <w:rsid w:val="001128EA"/>
    <w:rsid w:val="001143B5"/>
    <w:rsid w:val="001210C1"/>
    <w:rsid w:val="00121373"/>
    <w:rsid w:val="00124261"/>
    <w:rsid w:val="0013513C"/>
    <w:rsid w:val="00136E5F"/>
    <w:rsid w:val="00147456"/>
    <w:rsid w:val="001578F1"/>
    <w:rsid w:val="00157F14"/>
    <w:rsid w:val="0016012E"/>
    <w:rsid w:val="0016077F"/>
    <w:rsid w:val="00164A7A"/>
    <w:rsid w:val="00166FA3"/>
    <w:rsid w:val="00170C8F"/>
    <w:rsid w:val="00171F4D"/>
    <w:rsid w:val="00173DA8"/>
    <w:rsid w:val="001743C9"/>
    <w:rsid w:val="00174A06"/>
    <w:rsid w:val="00182B07"/>
    <w:rsid w:val="00185D70"/>
    <w:rsid w:val="00186D57"/>
    <w:rsid w:val="00186F4D"/>
    <w:rsid w:val="0019050A"/>
    <w:rsid w:val="00190AE9"/>
    <w:rsid w:val="001926A7"/>
    <w:rsid w:val="00194FC4"/>
    <w:rsid w:val="001A11D9"/>
    <w:rsid w:val="001A14EE"/>
    <w:rsid w:val="001A3A9A"/>
    <w:rsid w:val="001A3F93"/>
    <w:rsid w:val="001A54BF"/>
    <w:rsid w:val="001A6E91"/>
    <w:rsid w:val="001B1633"/>
    <w:rsid w:val="001B440A"/>
    <w:rsid w:val="001B4E0D"/>
    <w:rsid w:val="001B62CD"/>
    <w:rsid w:val="001B79AF"/>
    <w:rsid w:val="001B7E18"/>
    <w:rsid w:val="001C679B"/>
    <w:rsid w:val="001D5D18"/>
    <w:rsid w:val="001D6720"/>
    <w:rsid w:val="001D7865"/>
    <w:rsid w:val="001E0E9F"/>
    <w:rsid w:val="001E2EB6"/>
    <w:rsid w:val="001E7456"/>
    <w:rsid w:val="001F0D52"/>
    <w:rsid w:val="001F1033"/>
    <w:rsid w:val="001F2FC8"/>
    <w:rsid w:val="001F349C"/>
    <w:rsid w:val="001F5554"/>
    <w:rsid w:val="001F576E"/>
    <w:rsid w:val="001F5FAA"/>
    <w:rsid w:val="001F61BB"/>
    <w:rsid w:val="001F651D"/>
    <w:rsid w:val="001F6BBF"/>
    <w:rsid w:val="001F6C5C"/>
    <w:rsid w:val="00204211"/>
    <w:rsid w:val="00206B5C"/>
    <w:rsid w:val="00212D92"/>
    <w:rsid w:val="0022090F"/>
    <w:rsid w:val="00220DA0"/>
    <w:rsid w:val="00223291"/>
    <w:rsid w:val="0022740A"/>
    <w:rsid w:val="0023213F"/>
    <w:rsid w:val="00237DFB"/>
    <w:rsid w:val="00241BB5"/>
    <w:rsid w:val="00244451"/>
    <w:rsid w:val="00244C8C"/>
    <w:rsid w:val="00251013"/>
    <w:rsid w:val="00251DF5"/>
    <w:rsid w:val="002529D4"/>
    <w:rsid w:val="002531B6"/>
    <w:rsid w:val="0025751F"/>
    <w:rsid w:val="00263650"/>
    <w:rsid w:val="00265837"/>
    <w:rsid w:val="002662C1"/>
    <w:rsid w:val="00267E26"/>
    <w:rsid w:val="00267E77"/>
    <w:rsid w:val="00272A4F"/>
    <w:rsid w:val="00273D12"/>
    <w:rsid w:val="002759F7"/>
    <w:rsid w:val="00275A0C"/>
    <w:rsid w:val="00280537"/>
    <w:rsid w:val="002844E6"/>
    <w:rsid w:val="00284D52"/>
    <w:rsid w:val="00287BF7"/>
    <w:rsid w:val="00291D1C"/>
    <w:rsid w:val="00292DE0"/>
    <w:rsid w:val="002968EE"/>
    <w:rsid w:val="002A6EC1"/>
    <w:rsid w:val="002B1750"/>
    <w:rsid w:val="002B2169"/>
    <w:rsid w:val="002B2C7E"/>
    <w:rsid w:val="002B561F"/>
    <w:rsid w:val="002B5CC6"/>
    <w:rsid w:val="002B6DF7"/>
    <w:rsid w:val="002C2987"/>
    <w:rsid w:val="002C6B36"/>
    <w:rsid w:val="002C77FC"/>
    <w:rsid w:val="002C7CDB"/>
    <w:rsid w:val="002D4CF2"/>
    <w:rsid w:val="002D66D4"/>
    <w:rsid w:val="002D6B19"/>
    <w:rsid w:val="002D7D5A"/>
    <w:rsid w:val="002E1937"/>
    <w:rsid w:val="002E2C02"/>
    <w:rsid w:val="002F1DE3"/>
    <w:rsid w:val="002F7E79"/>
    <w:rsid w:val="00303AB2"/>
    <w:rsid w:val="00304285"/>
    <w:rsid w:val="00310FED"/>
    <w:rsid w:val="00311489"/>
    <w:rsid w:val="003114B3"/>
    <w:rsid w:val="00315CE5"/>
    <w:rsid w:val="00316859"/>
    <w:rsid w:val="00317515"/>
    <w:rsid w:val="00327D78"/>
    <w:rsid w:val="003317D7"/>
    <w:rsid w:val="00335238"/>
    <w:rsid w:val="00337A36"/>
    <w:rsid w:val="0034024A"/>
    <w:rsid w:val="00342876"/>
    <w:rsid w:val="0034483F"/>
    <w:rsid w:val="00344A00"/>
    <w:rsid w:val="0034500D"/>
    <w:rsid w:val="00345B23"/>
    <w:rsid w:val="003462AA"/>
    <w:rsid w:val="00350F2E"/>
    <w:rsid w:val="00351515"/>
    <w:rsid w:val="00353DD2"/>
    <w:rsid w:val="00355636"/>
    <w:rsid w:val="00355B7A"/>
    <w:rsid w:val="003619F7"/>
    <w:rsid w:val="003636CD"/>
    <w:rsid w:val="00367CF1"/>
    <w:rsid w:val="00375FBA"/>
    <w:rsid w:val="00381A0F"/>
    <w:rsid w:val="00387734"/>
    <w:rsid w:val="00390BE7"/>
    <w:rsid w:val="00392752"/>
    <w:rsid w:val="003A36FB"/>
    <w:rsid w:val="003A5315"/>
    <w:rsid w:val="003A5C88"/>
    <w:rsid w:val="003A6361"/>
    <w:rsid w:val="003A69B3"/>
    <w:rsid w:val="003B230A"/>
    <w:rsid w:val="003B2F70"/>
    <w:rsid w:val="003B3723"/>
    <w:rsid w:val="003B47C3"/>
    <w:rsid w:val="003B5031"/>
    <w:rsid w:val="003C0481"/>
    <w:rsid w:val="003C0D3C"/>
    <w:rsid w:val="003C5ADB"/>
    <w:rsid w:val="003C7526"/>
    <w:rsid w:val="003D054A"/>
    <w:rsid w:val="003D1A5C"/>
    <w:rsid w:val="003D1B13"/>
    <w:rsid w:val="003D2FC3"/>
    <w:rsid w:val="003D3D79"/>
    <w:rsid w:val="003D4282"/>
    <w:rsid w:val="003E1178"/>
    <w:rsid w:val="003E1DFA"/>
    <w:rsid w:val="003E29F0"/>
    <w:rsid w:val="003E2A9E"/>
    <w:rsid w:val="003E32CC"/>
    <w:rsid w:val="003E556C"/>
    <w:rsid w:val="003E5CB8"/>
    <w:rsid w:val="003F5617"/>
    <w:rsid w:val="00400504"/>
    <w:rsid w:val="0040110A"/>
    <w:rsid w:val="004017CE"/>
    <w:rsid w:val="00402C5D"/>
    <w:rsid w:val="00403C5B"/>
    <w:rsid w:val="00404AA3"/>
    <w:rsid w:val="0040764E"/>
    <w:rsid w:val="004103E1"/>
    <w:rsid w:val="00411D3A"/>
    <w:rsid w:val="00412808"/>
    <w:rsid w:val="00415A6A"/>
    <w:rsid w:val="0042111C"/>
    <w:rsid w:val="00421C8A"/>
    <w:rsid w:val="00425EE5"/>
    <w:rsid w:val="004270A1"/>
    <w:rsid w:val="00434827"/>
    <w:rsid w:val="00452910"/>
    <w:rsid w:val="00456C4F"/>
    <w:rsid w:val="0046205E"/>
    <w:rsid w:val="00467996"/>
    <w:rsid w:val="004721BE"/>
    <w:rsid w:val="004761D9"/>
    <w:rsid w:val="00476A5E"/>
    <w:rsid w:val="004834D4"/>
    <w:rsid w:val="004836BD"/>
    <w:rsid w:val="00484694"/>
    <w:rsid w:val="00485A8A"/>
    <w:rsid w:val="00486658"/>
    <w:rsid w:val="00486782"/>
    <w:rsid w:val="00487466"/>
    <w:rsid w:val="00490A58"/>
    <w:rsid w:val="00491DE9"/>
    <w:rsid w:val="00493431"/>
    <w:rsid w:val="00497978"/>
    <w:rsid w:val="004A0647"/>
    <w:rsid w:val="004A5102"/>
    <w:rsid w:val="004A6091"/>
    <w:rsid w:val="004B18A4"/>
    <w:rsid w:val="004B4F66"/>
    <w:rsid w:val="004B65F7"/>
    <w:rsid w:val="004C0450"/>
    <w:rsid w:val="004C0654"/>
    <w:rsid w:val="004C591C"/>
    <w:rsid w:val="004D138B"/>
    <w:rsid w:val="004D1997"/>
    <w:rsid w:val="004D4987"/>
    <w:rsid w:val="004D4E65"/>
    <w:rsid w:val="004D527B"/>
    <w:rsid w:val="004D6D26"/>
    <w:rsid w:val="004E1709"/>
    <w:rsid w:val="004F1E7E"/>
    <w:rsid w:val="004F300E"/>
    <w:rsid w:val="004F60A7"/>
    <w:rsid w:val="004F6574"/>
    <w:rsid w:val="004F7765"/>
    <w:rsid w:val="005003F9"/>
    <w:rsid w:val="0050145F"/>
    <w:rsid w:val="005022B2"/>
    <w:rsid w:val="00503162"/>
    <w:rsid w:val="0050335B"/>
    <w:rsid w:val="005072DA"/>
    <w:rsid w:val="005115FE"/>
    <w:rsid w:val="00512A09"/>
    <w:rsid w:val="005137E9"/>
    <w:rsid w:val="005151E7"/>
    <w:rsid w:val="00515F05"/>
    <w:rsid w:val="00516945"/>
    <w:rsid w:val="00516A6D"/>
    <w:rsid w:val="005201A5"/>
    <w:rsid w:val="005207D5"/>
    <w:rsid w:val="00520C2F"/>
    <w:rsid w:val="00520F6D"/>
    <w:rsid w:val="00521FCB"/>
    <w:rsid w:val="005326AD"/>
    <w:rsid w:val="00533361"/>
    <w:rsid w:val="00533AD4"/>
    <w:rsid w:val="0053400F"/>
    <w:rsid w:val="00535252"/>
    <w:rsid w:val="00535B09"/>
    <w:rsid w:val="005369DA"/>
    <w:rsid w:val="00537883"/>
    <w:rsid w:val="00537B8E"/>
    <w:rsid w:val="005401A0"/>
    <w:rsid w:val="00543313"/>
    <w:rsid w:val="005444D7"/>
    <w:rsid w:val="005457EB"/>
    <w:rsid w:val="00550FF3"/>
    <w:rsid w:val="00556423"/>
    <w:rsid w:val="00560FCC"/>
    <w:rsid w:val="00561CA6"/>
    <w:rsid w:val="005671B0"/>
    <w:rsid w:val="005716F1"/>
    <w:rsid w:val="0057269B"/>
    <w:rsid w:val="00572BC6"/>
    <w:rsid w:val="005846F9"/>
    <w:rsid w:val="005928A3"/>
    <w:rsid w:val="0059440A"/>
    <w:rsid w:val="00595596"/>
    <w:rsid w:val="0059582E"/>
    <w:rsid w:val="00596B83"/>
    <w:rsid w:val="00596FDE"/>
    <w:rsid w:val="005A0FA2"/>
    <w:rsid w:val="005A1525"/>
    <w:rsid w:val="005A2B10"/>
    <w:rsid w:val="005A48EE"/>
    <w:rsid w:val="005B1596"/>
    <w:rsid w:val="005B3E2F"/>
    <w:rsid w:val="005B4FAE"/>
    <w:rsid w:val="005B7678"/>
    <w:rsid w:val="005C049A"/>
    <w:rsid w:val="005C1058"/>
    <w:rsid w:val="005C1BFE"/>
    <w:rsid w:val="005C3B4F"/>
    <w:rsid w:val="005C6FA6"/>
    <w:rsid w:val="005D707D"/>
    <w:rsid w:val="005D7E27"/>
    <w:rsid w:val="005E02D3"/>
    <w:rsid w:val="005E19BA"/>
    <w:rsid w:val="005E2FE6"/>
    <w:rsid w:val="005E4A5D"/>
    <w:rsid w:val="005E5F5A"/>
    <w:rsid w:val="005E641F"/>
    <w:rsid w:val="005E75D0"/>
    <w:rsid w:val="005E7A60"/>
    <w:rsid w:val="005E7F75"/>
    <w:rsid w:val="005F4DDF"/>
    <w:rsid w:val="005F7D30"/>
    <w:rsid w:val="00602288"/>
    <w:rsid w:val="006040C8"/>
    <w:rsid w:val="006060C5"/>
    <w:rsid w:val="00611BE4"/>
    <w:rsid w:val="00611F2E"/>
    <w:rsid w:val="00612285"/>
    <w:rsid w:val="006156B1"/>
    <w:rsid w:val="00617141"/>
    <w:rsid w:val="00621AD4"/>
    <w:rsid w:val="00621DF6"/>
    <w:rsid w:val="0062257F"/>
    <w:rsid w:val="00623E0C"/>
    <w:rsid w:val="00624809"/>
    <w:rsid w:val="00626EB0"/>
    <w:rsid w:val="0062767F"/>
    <w:rsid w:val="00627D5B"/>
    <w:rsid w:val="00627E80"/>
    <w:rsid w:val="00632461"/>
    <w:rsid w:val="006342A4"/>
    <w:rsid w:val="00636009"/>
    <w:rsid w:val="00641676"/>
    <w:rsid w:val="00644855"/>
    <w:rsid w:val="00646BED"/>
    <w:rsid w:val="00646E1E"/>
    <w:rsid w:val="0064724B"/>
    <w:rsid w:val="00647CAF"/>
    <w:rsid w:val="00652BDE"/>
    <w:rsid w:val="00653BEA"/>
    <w:rsid w:val="00663CF0"/>
    <w:rsid w:val="006658A2"/>
    <w:rsid w:val="006662E7"/>
    <w:rsid w:val="00666F61"/>
    <w:rsid w:val="00670265"/>
    <w:rsid w:val="00671B2F"/>
    <w:rsid w:val="00673CA3"/>
    <w:rsid w:val="00674287"/>
    <w:rsid w:val="006757D1"/>
    <w:rsid w:val="00675D76"/>
    <w:rsid w:val="00675F83"/>
    <w:rsid w:val="00676E8F"/>
    <w:rsid w:val="00681148"/>
    <w:rsid w:val="00684CA4"/>
    <w:rsid w:val="006865C6"/>
    <w:rsid w:val="00687404"/>
    <w:rsid w:val="006907F2"/>
    <w:rsid w:val="00692E7E"/>
    <w:rsid w:val="00694EA7"/>
    <w:rsid w:val="00695A5E"/>
    <w:rsid w:val="00696DE9"/>
    <w:rsid w:val="0069700F"/>
    <w:rsid w:val="00697376"/>
    <w:rsid w:val="006A03F0"/>
    <w:rsid w:val="006A07AA"/>
    <w:rsid w:val="006A11CE"/>
    <w:rsid w:val="006A1DC7"/>
    <w:rsid w:val="006A2978"/>
    <w:rsid w:val="006A2B87"/>
    <w:rsid w:val="006A5E1C"/>
    <w:rsid w:val="006B0D28"/>
    <w:rsid w:val="006B55AD"/>
    <w:rsid w:val="006B6FF3"/>
    <w:rsid w:val="006C25D8"/>
    <w:rsid w:val="006C63AA"/>
    <w:rsid w:val="006C7E07"/>
    <w:rsid w:val="006D1C0C"/>
    <w:rsid w:val="006D455B"/>
    <w:rsid w:val="006D4DFA"/>
    <w:rsid w:val="006D56CD"/>
    <w:rsid w:val="006D576B"/>
    <w:rsid w:val="006D5FF1"/>
    <w:rsid w:val="006D6F9C"/>
    <w:rsid w:val="006E2563"/>
    <w:rsid w:val="006E4DE1"/>
    <w:rsid w:val="006E6957"/>
    <w:rsid w:val="006E6E2F"/>
    <w:rsid w:val="006F03CD"/>
    <w:rsid w:val="006F11C6"/>
    <w:rsid w:val="006F5868"/>
    <w:rsid w:val="006F5970"/>
    <w:rsid w:val="006F78D9"/>
    <w:rsid w:val="0070158B"/>
    <w:rsid w:val="007040CD"/>
    <w:rsid w:val="00704C55"/>
    <w:rsid w:val="00705062"/>
    <w:rsid w:val="007059E9"/>
    <w:rsid w:val="007062BE"/>
    <w:rsid w:val="00707282"/>
    <w:rsid w:val="007111A0"/>
    <w:rsid w:val="007128E4"/>
    <w:rsid w:val="00713EFD"/>
    <w:rsid w:val="00714388"/>
    <w:rsid w:val="007165A4"/>
    <w:rsid w:val="007255C5"/>
    <w:rsid w:val="00725D2B"/>
    <w:rsid w:val="00726C28"/>
    <w:rsid w:val="00733775"/>
    <w:rsid w:val="00734E58"/>
    <w:rsid w:val="00734FD0"/>
    <w:rsid w:val="007363BD"/>
    <w:rsid w:val="007369BD"/>
    <w:rsid w:val="00737E39"/>
    <w:rsid w:val="00741E6E"/>
    <w:rsid w:val="00742034"/>
    <w:rsid w:val="007452BA"/>
    <w:rsid w:val="00746560"/>
    <w:rsid w:val="00757B94"/>
    <w:rsid w:val="00761A56"/>
    <w:rsid w:val="00762846"/>
    <w:rsid w:val="007631E5"/>
    <w:rsid w:val="00766F55"/>
    <w:rsid w:val="00766F7B"/>
    <w:rsid w:val="00780418"/>
    <w:rsid w:val="007856F2"/>
    <w:rsid w:val="007866BB"/>
    <w:rsid w:val="007906B6"/>
    <w:rsid w:val="00790E8C"/>
    <w:rsid w:val="00792A38"/>
    <w:rsid w:val="00793700"/>
    <w:rsid w:val="00794A4F"/>
    <w:rsid w:val="00795BCE"/>
    <w:rsid w:val="007963D5"/>
    <w:rsid w:val="007979CC"/>
    <w:rsid w:val="007A5433"/>
    <w:rsid w:val="007B1796"/>
    <w:rsid w:val="007B464E"/>
    <w:rsid w:val="007B5021"/>
    <w:rsid w:val="007B5B23"/>
    <w:rsid w:val="007C68DB"/>
    <w:rsid w:val="007C7EA5"/>
    <w:rsid w:val="007E0313"/>
    <w:rsid w:val="007E3341"/>
    <w:rsid w:val="007E3C27"/>
    <w:rsid w:val="007E5414"/>
    <w:rsid w:val="007E5EBE"/>
    <w:rsid w:val="007F26CF"/>
    <w:rsid w:val="007F286A"/>
    <w:rsid w:val="007F28D2"/>
    <w:rsid w:val="007F2990"/>
    <w:rsid w:val="007F2F6B"/>
    <w:rsid w:val="007F6031"/>
    <w:rsid w:val="007F7828"/>
    <w:rsid w:val="007F7AD1"/>
    <w:rsid w:val="00800C14"/>
    <w:rsid w:val="0080523B"/>
    <w:rsid w:val="00807308"/>
    <w:rsid w:val="008130A4"/>
    <w:rsid w:val="0081343C"/>
    <w:rsid w:val="00814992"/>
    <w:rsid w:val="00815507"/>
    <w:rsid w:val="0081606E"/>
    <w:rsid w:val="008161BC"/>
    <w:rsid w:val="00816339"/>
    <w:rsid w:val="00820B4B"/>
    <w:rsid w:val="00821C10"/>
    <w:rsid w:val="0082471B"/>
    <w:rsid w:val="0083513F"/>
    <w:rsid w:val="00844CC9"/>
    <w:rsid w:val="008457FE"/>
    <w:rsid w:val="00851C67"/>
    <w:rsid w:val="0085486B"/>
    <w:rsid w:val="008561B0"/>
    <w:rsid w:val="008573DF"/>
    <w:rsid w:val="00861B6A"/>
    <w:rsid w:val="008627AB"/>
    <w:rsid w:val="00867B1F"/>
    <w:rsid w:val="00867D2F"/>
    <w:rsid w:val="00870F37"/>
    <w:rsid w:val="008766FE"/>
    <w:rsid w:val="00876A4C"/>
    <w:rsid w:val="00877ECF"/>
    <w:rsid w:val="00881D1D"/>
    <w:rsid w:val="00884284"/>
    <w:rsid w:val="0088620B"/>
    <w:rsid w:val="00887533"/>
    <w:rsid w:val="0088778D"/>
    <w:rsid w:val="008911F4"/>
    <w:rsid w:val="00891524"/>
    <w:rsid w:val="00891A3C"/>
    <w:rsid w:val="00894C56"/>
    <w:rsid w:val="0089601B"/>
    <w:rsid w:val="008A1F75"/>
    <w:rsid w:val="008A3C96"/>
    <w:rsid w:val="008A3F03"/>
    <w:rsid w:val="008A78BA"/>
    <w:rsid w:val="008A7C7C"/>
    <w:rsid w:val="008B0277"/>
    <w:rsid w:val="008B5311"/>
    <w:rsid w:val="008B64CF"/>
    <w:rsid w:val="008B6C6A"/>
    <w:rsid w:val="008C09C0"/>
    <w:rsid w:val="008C47DF"/>
    <w:rsid w:val="008C5848"/>
    <w:rsid w:val="008C627F"/>
    <w:rsid w:val="008C7163"/>
    <w:rsid w:val="008D1392"/>
    <w:rsid w:val="008D25CB"/>
    <w:rsid w:val="008D574C"/>
    <w:rsid w:val="008D5E74"/>
    <w:rsid w:val="008D69FA"/>
    <w:rsid w:val="008D70F4"/>
    <w:rsid w:val="008D74D1"/>
    <w:rsid w:val="008F0910"/>
    <w:rsid w:val="008F5222"/>
    <w:rsid w:val="008F57C9"/>
    <w:rsid w:val="009005AB"/>
    <w:rsid w:val="009031E9"/>
    <w:rsid w:val="009039D4"/>
    <w:rsid w:val="009048F9"/>
    <w:rsid w:val="0090521F"/>
    <w:rsid w:val="00906F28"/>
    <w:rsid w:val="0090726C"/>
    <w:rsid w:val="00914D37"/>
    <w:rsid w:val="00915434"/>
    <w:rsid w:val="009168A3"/>
    <w:rsid w:val="00917A65"/>
    <w:rsid w:val="0092286C"/>
    <w:rsid w:val="00925A06"/>
    <w:rsid w:val="0092658D"/>
    <w:rsid w:val="009311FD"/>
    <w:rsid w:val="00935356"/>
    <w:rsid w:val="0094017B"/>
    <w:rsid w:val="00940216"/>
    <w:rsid w:val="00941D65"/>
    <w:rsid w:val="009431AA"/>
    <w:rsid w:val="0094566E"/>
    <w:rsid w:val="00946C57"/>
    <w:rsid w:val="00950F17"/>
    <w:rsid w:val="009515AC"/>
    <w:rsid w:val="00953C89"/>
    <w:rsid w:val="00954611"/>
    <w:rsid w:val="0096601D"/>
    <w:rsid w:val="009660B8"/>
    <w:rsid w:val="009662FF"/>
    <w:rsid w:val="00966698"/>
    <w:rsid w:val="00971796"/>
    <w:rsid w:val="00972102"/>
    <w:rsid w:val="00974FC7"/>
    <w:rsid w:val="0097762C"/>
    <w:rsid w:val="00980D87"/>
    <w:rsid w:val="0098256C"/>
    <w:rsid w:val="0098419B"/>
    <w:rsid w:val="009843A2"/>
    <w:rsid w:val="00984BC5"/>
    <w:rsid w:val="00985243"/>
    <w:rsid w:val="00990671"/>
    <w:rsid w:val="009935E1"/>
    <w:rsid w:val="0099390B"/>
    <w:rsid w:val="0099394F"/>
    <w:rsid w:val="00993B4D"/>
    <w:rsid w:val="009A0F0C"/>
    <w:rsid w:val="009A327A"/>
    <w:rsid w:val="009A72B5"/>
    <w:rsid w:val="009B029B"/>
    <w:rsid w:val="009B3421"/>
    <w:rsid w:val="009B54B3"/>
    <w:rsid w:val="009B5AAD"/>
    <w:rsid w:val="009B7A77"/>
    <w:rsid w:val="009C1AAD"/>
    <w:rsid w:val="009C1EEC"/>
    <w:rsid w:val="009C64FD"/>
    <w:rsid w:val="009D0D55"/>
    <w:rsid w:val="009D0FCC"/>
    <w:rsid w:val="009D1C6E"/>
    <w:rsid w:val="009D3533"/>
    <w:rsid w:val="009D68C6"/>
    <w:rsid w:val="009D752E"/>
    <w:rsid w:val="009E12E0"/>
    <w:rsid w:val="009E31A1"/>
    <w:rsid w:val="009E31AE"/>
    <w:rsid w:val="009E78EA"/>
    <w:rsid w:val="009F2A13"/>
    <w:rsid w:val="009F4394"/>
    <w:rsid w:val="009F701D"/>
    <w:rsid w:val="00A01557"/>
    <w:rsid w:val="00A022D9"/>
    <w:rsid w:val="00A03FE7"/>
    <w:rsid w:val="00A0611B"/>
    <w:rsid w:val="00A0711A"/>
    <w:rsid w:val="00A0717B"/>
    <w:rsid w:val="00A133C4"/>
    <w:rsid w:val="00A14EF4"/>
    <w:rsid w:val="00A173A9"/>
    <w:rsid w:val="00A21A2B"/>
    <w:rsid w:val="00A23C79"/>
    <w:rsid w:val="00A25AE8"/>
    <w:rsid w:val="00A25CB2"/>
    <w:rsid w:val="00A25FCB"/>
    <w:rsid w:val="00A30166"/>
    <w:rsid w:val="00A32685"/>
    <w:rsid w:val="00A32BE1"/>
    <w:rsid w:val="00A33074"/>
    <w:rsid w:val="00A35D6E"/>
    <w:rsid w:val="00A42798"/>
    <w:rsid w:val="00A43246"/>
    <w:rsid w:val="00A43D36"/>
    <w:rsid w:val="00A44411"/>
    <w:rsid w:val="00A5063C"/>
    <w:rsid w:val="00A51287"/>
    <w:rsid w:val="00A60221"/>
    <w:rsid w:val="00A606A0"/>
    <w:rsid w:val="00A606D0"/>
    <w:rsid w:val="00A6167A"/>
    <w:rsid w:val="00A61830"/>
    <w:rsid w:val="00A62D8F"/>
    <w:rsid w:val="00A63588"/>
    <w:rsid w:val="00A63E87"/>
    <w:rsid w:val="00A64119"/>
    <w:rsid w:val="00A666E7"/>
    <w:rsid w:val="00A67D96"/>
    <w:rsid w:val="00A710A4"/>
    <w:rsid w:val="00A735ED"/>
    <w:rsid w:val="00A7409D"/>
    <w:rsid w:val="00A74FE5"/>
    <w:rsid w:val="00A83379"/>
    <w:rsid w:val="00A836E2"/>
    <w:rsid w:val="00A83DD4"/>
    <w:rsid w:val="00A83FE5"/>
    <w:rsid w:val="00A84304"/>
    <w:rsid w:val="00A85189"/>
    <w:rsid w:val="00A858CA"/>
    <w:rsid w:val="00A86893"/>
    <w:rsid w:val="00A92F7A"/>
    <w:rsid w:val="00A94C83"/>
    <w:rsid w:val="00A96AB5"/>
    <w:rsid w:val="00AA34EA"/>
    <w:rsid w:val="00AA6107"/>
    <w:rsid w:val="00AA68BA"/>
    <w:rsid w:val="00AB217F"/>
    <w:rsid w:val="00AB4CBC"/>
    <w:rsid w:val="00AB50C8"/>
    <w:rsid w:val="00AB7584"/>
    <w:rsid w:val="00AC0D44"/>
    <w:rsid w:val="00AC13D7"/>
    <w:rsid w:val="00AC2274"/>
    <w:rsid w:val="00AC2B01"/>
    <w:rsid w:val="00AC6BC6"/>
    <w:rsid w:val="00AD095D"/>
    <w:rsid w:val="00AD1997"/>
    <w:rsid w:val="00AD1CC1"/>
    <w:rsid w:val="00AD39A5"/>
    <w:rsid w:val="00AD3E61"/>
    <w:rsid w:val="00AD503C"/>
    <w:rsid w:val="00AD5DB1"/>
    <w:rsid w:val="00AD6F1A"/>
    <w:rsid w:val="00AE00D8"/>
    <w:rsid w:val="00AE305C"/>
    <w:rsid w:val="00AE40BC"/>
    <w:rsid w:val="00AE4A69"/>
    <w:rsid w:val="00AE6AB3"/>
    <w:rsid w:val="00AE7BDC"/>
    <w:rsid w:val="00AF2D59"/>
    <w:rsid w:val="00AF7275"/>
    <w:rsid w:val="00B00207"/>
    <w:rsid w:val="00B0256A"/>
    <w:rsid w:val="00B03B24"/>
    <w:rsid w:val="00B112AA"/>
    <w:rsid w:val="00B14A45"/>
    <w:rsid w:val="00B15751"/>
    <w:rsid w:val="00B175D5"/>
    <w:rsid w:val="00B2250E"/>
    <w:rsid w:val="00B23655"/>
    <w:rsid w:val="00B26AEF"/>
    <w:rsid w:val="00B34BA1"/>
    <w:rsid w:val="00B37662"/>
    <w:rsid w:val="00B400A7"/>
    <w:rsid w:val="00B449B1"/>
    <w:rsid w:val="00B50006"/>
    <w:rsid w:val="00B51ED5"/>
    <w:rsid w:val="00B521DD"/>
    <w:rsid w:val="00B52264"/>
    <w:rsid w:val="00B52B20"/>
    <w:rsid w:val="00B55663"/>
    <w:rsid w:val="00B574C9"/>
    <w:rsid w:val="00B5750B"/>
    <w:rsid w:val="00B60C7E"/>
    <w:rsid w:val="00B61E6C"/>
    <w:rsid w:val="00B63978"/>
    <w:rsid w:val="00B6459F"/>
    <w:rsid w:val="00B66799"/>
    <w:rsid w:val="00B66B6F"/>
    <w:rsid w:val="00B67B39"/>
    <w:rsid w:val="00B729AE"/>
    <w:rsid w:val="00B72DD5"/>
    <w:rsid w:val="00B7447D"/>
    <w:rsid w:val="00B75E6B"/>
    <w:rsid w:val="00B809F1"/>
    <w:rsid w:val="00B80D45"/>
    <w:rsid w:val="00B824FD"/>
    <w:rsid w:val="00B83F1F"/>
    <w:rsid w:val="00B840C7"/>
    <w:rsid w:val="00B84B1D"/>
    <w:rsid w:val="00B8505F"/>
    <w:rsid w:val="00B85091"/>
    <w:rsid w:val="00B9284E"/>
    <w:rsid w:val="00B97590"/>
    <w:rsid w:val="00BA026E"/>
    <w:rsid w:val="00BA1F54"/>
    <w:rsid w:val="00BB1262"/>
    <w:rsid w:val="00BB2CDC"/>
    <w:rsid w:val="00BB4CEA"/>
    <w:rsid w:val="00BB6DCF"/>
    <w:rsid w:val="00BC2B88"/>
    <w:rsid w:val="00BC6EE0"/>
    <w:rsid w:val="00BD0932"/>
    <w:rsid w:val="00BD4D7F"/>
    <w:rsid w:val="00BD5B81"/>
    <w:rsid w:val="00BE4A7A"/>
    <w:rsid w:val="00BE6B37"/>
    <w:rsid w:val="00BF1468"/>
    <w:rsid w:val="00BF1A6F"/>
    <w:rsid w:val="00BF2811"/>
    <w:rsid w:val="00BF58CA"/>
    <w:rsid w:val="00BF7717"/>
    <w:rsid w:val="00C013DD"/>
    <w:rsid w:val="00C01CB1"/>
    <w:rsid w:val="00C01ED5"/>
    <w:rsid w:val="00C01F9B"/>
    <w:rsid w:val="00C03CFA"/>
    <w:rsid w:val="00C04699"/>
    <w:rsid w:val="00C04AFD"/>
    <w:rsid w:val="00C0503C"/>
    <w:rsid w:val="00C064A7"/>
    <w:rsid w:val="00C10591"/>
    <w:rsid w:val="00C120E1"/>
    <w:rsid w:val="00C12BA5"/>
    <w:rsid w:val="00C16C49"/>
    <w:rsid w:val="00C20012"/>
    <w:rsid w:val="00C20B0A"/>
    <w:rsid w:val="00C20C04"/>
    <w:rsid w:val="00C22683"/>
    <w:rsid w:val="00C22B9A"/>
    <w:rsid w:val="00C23E15"/>
    <w:rsid w:val="00C25656"/>
    <w:rsid w:val="00C30A63"/>
    <w:rsid w:val="00C3216A"/>
    <w:rsid w:val="00C32EA4"/>
    <w:rsid w:val="00C33E2E"/>
    <w:rsid w:val="00C34EA1"/>
    <w:rsid w:val="00C350AC"/>
    <w:rsid w:val="00C36CE8"/>
    <w:rsid w:val="00C37CF2"/>
    <w:rsid w:val="00C40958"/>
    <w:rsid w:val="00C40AB3"/>
    <w:rsid w:val="00C41361"/>
    <w:rsid w:val="00C41481"/>
    <w:rsid w:val="00C42AA4"/>
    <w:rsid w:val="00C435CE"/>
    <w:rsid w:val="00C43809"/>
    <w:rsid w:val="00C44EF3"/>
    <w:rsid w:val="00C47246"/>
    <w:rsid w:val="00C514DD"/>
    <w:rsid w:val="00C6427D"/>
    <w:rsid w:val="00C643B0"/>
    <w:rsid w:val="00C64809"/>
    <w:rsid w:val="00C70906"/>
    <w:rsid w:val="00C716A1"/>
    <w:rsid w:val="00C77554"/>
    <w:rsid w:val="00C83218"/>
    <w:rsid w:val="00C837B1"/>
    <w:rsid w:val="00C84AC6"/>
    <w:rsid w:val="00C905AC"/>
    <w:rsid w:val="00C90BB1"/>
    <w:rsid w:val="00C92326"/>
    <w:rsid w:val="00CA052E"/>
    <w:rsid w:val="00CA499B"/>
    <w:rsid w:val="00CA7489"/>
    <w:rsid w:val="00CB1617"/>
    <w:rsid w:val="00CB40D5"/>
    <w:rsid w:val="00CB44B6"/>
    <w:rsid w:val="00CB6731"/>
    <w:rsid w:val="00CB67A2"/>
    <w:rsid w:val="00CB75D7"/>
    <w:rsid w:val="00CB7B70"/>
    <w:rsid w:val="00CB7EE8"/>
    <w:rsid w:val="00CC13D2"/>
    <w:rsid w:val="00CC37A3"/>
    <w:rsid w:val="00CD21A2"/>
    <w:rsid w:val="00CD6153"/>
    <w:rsid w:val="00CE1A29"/>
    <w:rsid w:val="00CE1C01"/>
    <w:rsid w:val="00CE1D92"/>
    <w:rsid w:val="00CE4C1B"/>
    <w:rsid w:val="00CF1B60"/>
    <w:rsid w:val="00CF276B"/>
    <w:rsid w:val="00CF3D2F"/>
    <w:rsid w:val="00CF4AA0"/>
    <w:rsid w:val="00CF5BBC"/>
    <w:rsid w:val="00CF6FF5"/>
    <w:rsid w:val="00CF70CF"/>
    <w:rsid w:val="00CF71F2"/>
    <w:rsid w:val="00D05C58"/>
    <w:rsid w:val="00D070C7"/>
    <w:rsid w:val="00D10B3E"/>
    <w:rsid w:val="00D1113B"/>
    <w:rsid w:val="00D11D73"/>
    <w:rsid w:val="00D120AD"/>
    <w:rsid w:val="00D13FC7"/>
    <w:rsid w:val="00D153E5"/>
    <w:rsid w:val="00D16111"/>
    <w:rsid w:val="00D17C79"/>
    <w:rsid w:val="00D17E2F"/>
    <w:rsid w:val="00D21DAF"/>
    <w:rsid w:val="00D232E1"/>
    <w:rsid w:val="00D32216"/>
    <w:rsid w:val="00D33527"/>
    <w:rsid w:val="00D34F5A"/>
    <w:rsid w:val="00D35553"/>
    <w:rsid w:val="00D37BAA"/>
    <w:rsid w:val="00D40194"/>
    <w:rsid w:val="00D40700"/>
    <w:rsid w:val="00D44103"/>
    <w:rsid w:val="00D44EF0"/>
    <w:rsid w:val="00D476ED"/>
    <w:rsid w:val="00D50B28"/>
    <w:rsid w:val="00D51768"/>
    <w:rsid w:val="00D5181A"/>
    <w:rsid w:val="00D51D8C"/>
    <w:rsid w:val="00D52345"/>
    <w:rsid w:val="00D567FB"/>
    <w:rsid w:val="00D57949"/>
    <w:rsid w:val="00D61739"/>
    <w:rsid w:val="00D62D90"/>
    <w:rsid w:val="00D641E2"/>
    <w:rsid w:val="00D72BD4"/>
    <w:rsid w:val="00D80218"/>
    <w:rsid w:val="00D829FF"/>
    <w:rsid w:val="00D847E2"/>
    <w:rsid w:val="00D910DC"/>
    <w:rsid w:val="00D919F5"/>
    <w:rsid w:val="00D93930"/>
    <w:rsid w:val="00D97B03"/>
    <w:rsid w:val="00DA0553"/>
    <w:rsid w:val="00DA5410"/>
    <w:rsid w:val="00DB1682"/>
    <w:rsid w:val="00DB50C1"/>
    <w:rsid w:val="00DB7369"/>
    <w:rsid w:val="00DB7862"/>
    <w:rsid w:val="00DC0016"/>
    <w:rsid w:val="00DC0E22"/>
    <w:rsid w:val="00DC2E22"/>
    <w:rsid w:val="00DC6A85"/>
    <w:rsid w:val="00DD0914"/>
    <w:rsid w:val="00DD277E"/>
    <w:rsid w:val="00DD37A4"/>
    <w:rsid w:val="00DD679D"/>
    <w:rsid w:val="00DD769F"/>
    <w:rsid w:val="00DE029D"/>
    <w:rsid w:val="00DE20AA"/>
    <w:rsid w:val="00DE2CA8"/>
    <w:rsid w:val="00DE597C"/>
    <w:rsid w:val="00DF0A6E"/>
    <w:rsid w:val="00DF2563"/>
    <w:rsid w:val="00DF31C7"/>
    <w:rsid w:val="00DF3DE9"/>
    <w:rsid w:val="00DF5575"/>
    <w:rsid w:val="00DF582E"/>
    <w:rsid w:val="00E0512C"/>
    <w:rsid w:val="00E05CAB"/>
    <w:rsid w:val="00E06A8A"/>
    <w:rsid w:val="00E07ADB"/>
    <w:rsid w:val="00E07EEC"/>
    <w:rsid w:val="00E10910"/>
    <w:rsid w:val="00E20DF9"/>
    <w:rsid w:val="00E221D2"/>
    <w:rsid w:val="00E233B8"/>
    <w:rsid w:val="00E25467"/>
    <w:rsid w:val="00E25971"/>
    <w:rsid w:val="00E2622C"/>
    <w:rsid w:val="00E267AC"/>
    <w:rsid w:val="00E272AA"/>
    <w:rsid w:val="00E275C9"/>
    <w:rsid w:val="00E30804"/>
    <w:rsid w:val="00E30D5A"/>
    <w:rsid w:val="00E33DB7"/>
    <w:rsid w:val="00E34868"/>
    <w:rsid w:val="00E37C93"/>
    <w:rsid w:val="00E402EE"/>
    <w:rsid w:val="00E44C00"/>
    <w:rsid w:val="00E4703A"/>
    <w:rsid w:val="00E479FE"/>
    <w:rsid w:val="00E53093"/>
    <w:rsid w:val="00E579B2"/>
    <w:rsid w:val="00E60E57"/>
    <w:rsid w:val="00E641FD"/>
    <w:rsid w:val="00E647EF"/>
    <w:rsid w:val="00E65FD7"/>
    <w:rsid w:val="00E72B3C"/>
    <w:rsid w:val="00E73E13"/>
    <w:rsid w:val="00E73F60"/>
    <w:rsid w:val="00E757EE"/>
    <w:rsid w:val="00E80ADB"/>
    <w:rsid w:val="00E8169A"/>
    <w:rsid w:val="00E8217F"/>
    <w:rsid w:val="00E843AC"/>
    <w:rsid w:val="00E87867"/>
    <w:rsid w:val="00E90F6B"/>
    <w:rsid w:val="00E9771B"/>
    <w:rsid w:val="00E9778B"/>
    <w:rsid w:val="00EA37D1"/>
    <w:rsid w:val="00EA78C6"/>
    <w:rsid w:val="00EB1716"/>
    <w:rsid w:val="00EB6F3A"/>
    <w:rsid w:val="00EC0D89"/>
    <w:rsid w:val="00ED44CF"/>
    <w:rsid w:val="00ED5456"/>
    <w:rsid w:val="00ED643D"/>
    <w:rsid w:val="00EF012E"/>
    <w:rsid w:val="00EF1710"/>
    <w:rsid w:val="00EF17E5"/>
    <w:rsid w:val="00EF18A4"/>
    <w:rsid w:val="00EF18B0"/>
    <w:rsid w:val="00EF41AE"/>
    <w:rsid w:val="00F03197"/>
    <w:rsid w:val="00F04A71"/>
    <w:rsid w:val="00F100AA"/>
    <w:rsid w:val="00F12421"/>
    <w:rsid w:val="00F15636"/>
    <w:rsid w:val="00F15B0C"/>
    <w:rsid w:val="00F17749"/>
    <w:rsid w:val="00F17C36"/>
    <w:rsid w:val="00F22804"/>
    <w:rsid w:val="00F243F0"/>
    <w:rsid w:val="00F3070D"/>
    <w:rsid w:val="00F319B1"/>
    <w:rsid w:val="00F4117C"/>
    <w:rsid w:val="00F43C21"/>
    <w:rsid w:val="00F45ADF"/>
    <w:rsid w:val="00F50EB9"/>
    <w:rsid w:val="00F54C05"/>
    <w:rsid w:val="00F54FF5"/>
    <w:rsid w:val="00F5511D"/>
    <w:rsid w:val="00F55DA9"/>
    <w:rsid w:val="00F565FF"/>
    <w:rsid w:val="00F579BC"/>
    <w:rsid w:val="00F60F1E"/>
    <w:rsid w:val="00F613B1"/>
    <w:rsid w:val="00F73828"/>
    <w:rsid w:val="00F74821"/>
    <w:rsid w:val="00F80200"/>
    <w:rsid w:val="00F81548"/>
    <w:rsid w:val="00F849DA"/>
    <w:rsid w:val="00F86B28"/>
    <w:rsid w:val="00F87E62"/>
    <w:rsid w:val="00F9110D"/>
    <w:rsid w:val="00F941C8"/>
    <w:rsid w:val="00F972B0"/>
    <w:rsid w:val="00FA04BB"/>
    <w:rsid w:val="00FA1C77"/>
    <w:rsid w:val="00FA28C7"/>
    <w:rsid w:val="00FA2F2C"/>
    <w:rsid w:val="00FA6458"/>
    <w:rsid w:val="00FA782F"/>
    <w:rsid w:val="00FB15DB"/>
    <w:rsid w:val="00FB1632"/>
    <w:rsid w:val="00FB256D"/>
    <w:rsid w:val="00FB313B"/>
    <w:rsid w:val="00FB3988"/>
    <w:rsid w:val="00FB5410"/>
    <w:rsid w:val="00FB59F0"/>
    <w:rsid w:val="00FB610C"/>
    <w:rsid w:val="00FB75DC"/>
    <w:rsid w:val="00FB7D8D"/>
    <w:rsid w:val="00FC1FF9"/>
    <w:rsid w:val="00FC2638"/>
    <w:rsid w:val="00FC60FB"/>
    <w:rsid w:val="00FD2A27"/>
    <w:rsid w:val="00FD33B1"/>
    <w:rsid w:val="00FD44FF"/>
    <w:rsid w:val="00FD5BAB"/>
    <w:rsid w:val="00FD7DE4"/>
    <w:rsid w:val="00FD7DEA"/>
    <w:rsid w:val="00FE1FED"/>
    <w:rsid w:val="00FE5316"/>
    <w:rsid w:val="00FE559A"/>
    <w:rsid w:val="00FE6542"/>
    <w:rsid w:val="00FF0C09"/>
    <w:rsid w:val="00FF2323"/>
    <w:rsid w:val="00FF4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3E5AA9"/>
  <w15:docId w15:val="{66CC467D-B940-436C-88C6-21338B46F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21DD"/>
  </w:style>
  <w:style w:type="paragraph" w:styleId="Heading1">
    <w:name w:val="heading 1"/>
    <w:basedOn w:val="Normal"/>
    <w:next w:val="Normal"/>
    <w:link w:val="Heading1Char"/>
    <w:uiPriority w:val="9"/>
    <w:qFormat/>
    <w:rsid w:val="00F43C2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1"/>
    <w:qFormat/>
    <w:rsid w:val="00223291"/>
    <w:pPr>
      <w:widowControl w:val="0"/>
      <w:autoSpaceDE w:val="0"/>
      <w:autoSpaceDN w:val="0"/>
      <w:spacing w:before="104" w:after="0" w:line="240" w:lineRule="auto"/>
      <w:ind w:left="749"/>
      <w:outlineLvl w:val="1"/>
    </w:pPr>
    <w:rPr>
      <w:rFonts w:ascii="Trebuchet MS" w:eastAsia="Trebuchet MS" w:hAnsi="Trebuchet MS" w:cs="Trebuchet MS"/>
      <w:b/>
      <w:bCs/>
      <w:sz w:val="16"/>
      <w:szCs w:val="1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36F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445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3C2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355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355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5553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876A4C"/>
    <w:rPr>
      <w:color w:val="0000FF" w:themeColor="hyperlink"/>
      <w:u w:val="single"/>
    </w:rPr>
  </w:style>
  <w:style w:type="paragraph" w:styleId="ListParagraph">
    <w:name w:val="List Paragraph"/>
    <w:aliases w:val="Resume Title,Citation List,heading 4,Paragraphe de liste1,Puces,texte de base,Lettre d'introduction,Numbered paragraph 1,References,List_Paragraph,Multilevel para_II,List Paragraph1,Graphic,Ha,Heading 41,Bullets1,Colorful List - Accent 11"/>
    <w:basedOn w:val="Normal"/>
    <w:link w:val="ListParagraphChar"/>
    <w:uiPriority w:val="34"/>
    <w:qFormat/>
    <w:rsid w:val="00E275C9"/>
    <w:pPr>
      <w:ind w:left="720"/>
      <w:contextualSpacing/>
    </w:pPr>
  </w:style>
  <w:style w:type="character" w:customStyle="1" w:styleId="rvts36">
    <w:name w:val="rvts36"/>
    <w:rsid w:val="007E0313"/>
  </w:style>
  <w:style w:type="character" w:customStyle="1" w:styleId="ListParagraphChar">
    <w:name w:val="List Paragraph Char"/>
    <w:aliases w:val="Resume Title Char,Citation List Char,heading 4 Char,Paragraphe de liste1 Char,Puces Char,texte de base Char,Lettre d'introduction Char,Numbered paragraph 1 Char,References Char,List_Paragraph Char,Multilevel para_II Char,Graphic Char"/>
    <w:link w:val="ListParagraph"/>
    <w:uiPriority w:val="34"/>
    <w:qFormat/>
    <w:rsid w:val="007128E4"/>
  </w:style>
  <w:style w:type="table" w:customStyle="1" w:styleId="TableGrid1">
    <w:name w:val="Table Grid1"/>
    <w:basedOn w:val="TableNormal"/>
    <w:next w:val="TableGrid"/>
    <w:uiPriority w:val="39"/>
    <w:rsid w:val="00CF6F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90726C"/>
    <w:rPr>
      <w:i/>
      <w:iCs/>
    </w:rPr>
  </w:style>
  <w:style w:type="character" w:styleId="CommentReference">
    <w:name w:val="annotation reference"/>
    <w:basedOn w:val="DefaultParagraphFont"/>
    <w:uiPriority w:val="99"/>
    <w:semiHidden/>
    <w:unhideWhenUsed/>
    <w:rsid w:val="001A3F9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A3F9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A3F9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A3F9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A3F93"/>
    <w:rPr>
      <w:b/>
      <w:bCs/>
      <w:sz w:val="20"/>
      <w:szCs w:val="20"/>
    </w:rPr>
  </w:style>
  <w:style w:type="paragraph" w:customStyle="1" w:styleId="TableParagraph">
    <w:name w:val="Table Paragraph"/>
    <w:basedOn w:val="Normal"/>
    <w:uiPriority w:val="1"/>
    <w:qFormat/>
    <w:rsid w:val="00B83F1F"/>
    <w:pPr>
      <w:widowControl w:val="0"/>
      <w:autoSpaceDE w:val="0"/>
      <w:autoSpaceDN w:val="0"/>
      <w:spacing w:after="0" w:line="240" w:lineRule="auto"/>
      <w:ind w:left="360" w:hanging="360"/>
    </w:pPr>
    <w:rPr>
      <w:rFonts w:ascii="Arial Narrow" w:eastAsia="Arial Narrow" w:hAnsi="Arial Narrow" w:cs="Arial Narrow"/>
    </w:rPr>
  </w:style>
  <w:style w:type="paragraph" w:styleId="BodyText">
    <w:name w:val="Body Text"/>
    <w:basedOn w:val="Normal"/>
    <w:link w:val="BodyTextChar"/>
    <w:uiPriority w:val="99"/>
    <w:qFormat/>
    <w:rsid w:val="00B83F1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99"/>
    <w:rsid w:val="00B83F1F"/>
    <w:rPr>
      <w:rFonts w:ascii="Times New Roman" w:eastAsia="Times New Roman" w:hAnsi="Times New Roman" w:cs="Times New Roman"/>
    </w:rPr>
  </w:style>
  <w:style w:type="character" w:customStyle="1" w:styleId="Heading2Char">
    <w:name w:val="Heading 2 Char"/>
    <w:basedOn w:val="DefaultParagraphFont"/>
    <w:link w:val="Heading2"/>
    <w:uiPriority w:val="1"/>
    <w:rsid w:val="00223291"/>
    <w:rPr>
      <w:rFonts w:ascii="Trebuchet MS" w:eastAsia="Trebuchet MS" w:hAnsi="Trebuchet MS" w:cs="Trebuchet MS"/>
      <w:b/>
      <w:bCs/>
      <w:sz w:val="16"/>
      <w:szCs w:val="16"/>
    </w:rPr>
  </w:style>
  <w:style w:type="paragraph" w:styleId="Title">
    <w:name w:val="Title"/>
    <w:basedOn w:val="Normal"/>
    <w:link w:val="TitleChar"/>
    <w:uiPriority w:val="1"/>
    <w:qFormat/>
    <w:rsid w:val="00C20C04"/>
    <w:pPr>
      <w:widowControl w:val="0"/>
      <w:autoSpaceDE w:val="0"/>
      <w:autoSpaceDN w:val="0"/>
      <w:spacing w:before="136" w:after="0" w:line="240" w:lineRule="auto"/>
      <w:ind w:left="106" w:right="160"/>
    </w:pPr>
    <w:rPr>
      <w:rFonts w:ascii="Roboto" w:eastAsia="Roboto" w:hAnsi="Roboto" w:cs="Roboto"/>
      <w:sz w:val="46"/>
      <w:szCs w:val="46"/>
    </w:rPr>
  </w:style>
  <w:style w:type="character" w:customStyle="1" w:styleId="TitleChar">
    <w:name w:val="Title Char"/>
    <w:basedOn w:val="DefaultParagraphFont"/>
    <w:link w:val="Title"/>
    <w:uiPriority w:val="1"/>
    <w:rsid w:val="00C20C04"/>
    <w:rPr>
      <w:rFonts w:ascii="Roboto" w:eastAsia="Roboto" w:hAnsi="Roboto" w:cs="Roboto"/>
      <w:sz w:val="46"/>
      <w:szCs w:val="46"/>
    </w:rPr>
  </w:style>
  <w:style w:type="character" w:styleId="UnresolvedMention">
    <w:name w:val="Unresolved Mention"/>
    <w:basedOn w:val="DefaultParagraphFont"/>
    <w:uiPriority w:val="99"/>
    <w:semiHidden/>
    <w:unhideWhenUsed/>
    <w:rsid w:val="008627A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627AB"/>
    <w:rPr>
      <w:color w:val="800080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6F11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11C6"/>
  </w:style>
  <w:style w:type="character" w:customStyle="1" w:styleId="Heading4Char">
    <w:name w:val="Heading 4 Char"/>
    <w:basedOn w:val="DefaultParagraphFont"/>
    <w:link w:val="Heading4"/>
    <w:uiPriority w:val="9"/>
    <w:semiHidden/>
    <w:rsid w:val="00244451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Strong">
    <w:name w:val="Strong"/>
    <w:basedOn w:val="DefaultParagraphFont"/>
    <w:uiPriority w:val="22"/>
    <w:qFormat/>
    <w:rsid w:val="00244451"/>
    <w:rPr>
      <w:b/>
      <w:bCs/>
    </w:rPr>
  </w:style>
  <w:style w:type="paragraph" w:styleId="ListBullet">
    <w:name w:val="List Bullet"/>
    <w:basedOn w:val="Normal"/>
    <w:uiPriority w:val="99"/>
    <w:unhideWhenUsed/>
    <w:rsid w:val="00B84B1D"/>
    <w:pPr>
      <w:numPr>
        <w:numId w:val="5"/>
      </w:numPr>
      <w:contextualSpacing/>
    </w:pPr>
    <w:rPr>
      <w:rFonts w:eastAsiaTheme="minorEastAsi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36FB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6040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40C8"/>
  </w:style>
  <w:style w:type="character" w:customStyle="1" w:styleId="Heading1Char">
    <w:name w:val="Heading 1 Char"/>
    <w:basedOn w:val="DefaultParagraphFont"/>
    <w:link w:val="Heading1"/>
    <w:uiPriority w:val="9"/>
    <w:rsid w:val="00F43C2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3C21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NormalWeb">
    <w:name w:val="Normal (Web)"/>
    <w:basedOn w:val="Normal"/>
    <w:uiPriority w:val="99"/>
    <w:semiHidden/>
    <w:unhideWhenUsed/>
    <w:rsid w:val="001036C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0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1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0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23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7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05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5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4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4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7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7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7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1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2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5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6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0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53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55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95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4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5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1688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89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2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5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6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73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63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9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56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3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6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1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1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2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1299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3153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0204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5476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46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0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9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4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7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5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97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3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24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8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4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8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6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7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9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1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1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0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0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9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1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2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4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0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6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26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25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874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567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404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5332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554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602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35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543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810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608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20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113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39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0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4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6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0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9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8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0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3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9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9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8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0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4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8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7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7472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83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25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8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3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3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3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5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94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1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0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46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4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4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8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7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7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6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17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6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1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7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1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33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9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9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1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6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34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1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952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626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01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427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60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28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5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45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309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707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738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217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9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5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EBDD94-FDF9-463E-966B-80B0D668AD7B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f945650-ec40-41a9-9362-7e2addda4452}" enabled="1" method="Standard" siteId="{a33c6ac4-a52e-45c5-af07-b972df9bd00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5552</TotalTime>
  <Pages>3</Pages>
  <Words>1058</Words>
  <Characters>6036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Infoedge India Limited</Company>
  <LinksUpToDate>false</LinksUpToDate>
  <CharactersWithSpaces>7080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Preeti Arora</dc:creator>
  <cp:lastModifiedBy>Appala Naidu Kolli (External - TATA Consultancy Services Sverige AB)</cp:lastModifiedBy>
  <cp:revision>246</cp:revision>
  <cp:lastPrinted>2023-09-22T02:28:00Z</cp:lastPrinted>
  <dcterms:created xsi:type="dcterms:W3CDTF">2025-09-18T20:07:00Z</dcterms:created>
  <dcterms:modified xsi:type="dcterms:W3CDTF">2025-11-03T20:39:00Z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290f09b4,2a5ba6ee,5d6838d3</vt:lpwstr>
  </property>
  <property fmtid="{D5CDD505-2E9C-101B-9397-08002B2CF9AE}" pid="3" name="ClassificationContentMarkingFooterFontProps">
    <vt:lpwstr>#5a5a5a,8,Noto IKEA Latin</vt:lpwstr>
  </property>
  <property fmtid="{D5CDD505-2E9C-101B-9397-08002B2CF9AE}" pid="4" name="ClassificationContentMarkingFooterText">
    <vt:lpwstr>Internal</vt:lpwstr>
  </property>
</Properties>
</file>